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5621A" w14:textId="77777777" w:rsidR="00C05542" w:rsidRPr="007866DC" w:rsidRDefault="00C92CDB" w:rsidP="00FE2A38">
      <w:pPr>
        <w:spacing w:line="360" w:lineRule="auto"/>
        <w:rPr>
          <w:rFonts w:ascii="Garamond" w:hAnsi="Garamond"/>
          <w:b/>
          <w:bCs/>
        </w:rPr>
      </w:pPr>
      <w:r w:rsidRPr="007866DC">
        <w:rPr>
          <w:rFonts w:ascii="Garamond" w:hAnsi="Garamond"/>
          <w:b/>
          <w:bCs/>
        </w:rPr>
        <w:t xml:space="preserve">4. </w:t>
      </w:r>
      <w:r w:rsidR="00C05542" w:rsidRPr="007866DC">
        <w:rPr>
          <w:rFonts w:ascii="Garamond" w:hAnsi="Garamond"/>
          <w:b/>
          <w:bCs/>
        </w:rPr>
        <w:t>Methodology</w:t>
      </w:r>
    </w:p>
    <w:p w14:paraId="134152B2" w14:textId="77777777" w:rsidR="00653BBF" w:rsidRPr="007866DC" w:rsidRDefault="00C05542" w:rsidP="00FE2A38">
      <w:pPr>
        <w:spacing w:line="360" w:lineRule="auto"/>
        <w:rPr>
          <w:rFonts w:ascii="Garamond" w:hAnsi="Garamond"/>
        </w:rPr>
      </w:pPr>
      <w:r w:rsidRPr="007866DC">
        <w:rPr>
          <w:rFonts w:ascii="Garamond" w:hAnsi="Garamond"/>
        </w:rPr>
        <w:tab/>
        <w:t>To predict customers’ responses to bank direct marketing term deposit subscription, four algorithms are used, which are the Logistic model (</w:t>
      </w:r>
      <w:r w:rsidR="00973688">
        <w:rPr>
          <w:rFonts w:ascii="Garamond" w:hAnsi="Garamond"/>
        </w:rPr>
        <w:t>LR</w:t>
      </w:r>
      <w:r w:rsidRPr="007866DC">
        <w:rPr>
          <w:rFonts w:ascii="Garamond" w:hAnsi="Garamond"/>
        </w:rPr>
        <w:t xml:space="preserve">), Classification and Regression Tree (CART), Random Forest (RF), and Artificial Neural Network (ANN). </w:t>
      </w:r>
      <w:commentRangeStart w:id="0"/>
      <w:r w:rsidR="00653BBF" w:rsidRPr="007866DC">
        <w:rPr>
          <w:rFonts w:ascii="Garamond" w:hAnsi="Garamond"/>
        </w:rPr>
        <w:t xml:space="preserve">The balanced data </w:t>
      </w:r>
      <w:commentRangeEnd w:id="0"/>
      <w:r w:rsidR="00326F33">
        <w:rPr>
          <w:rStyle w:val="CommentReference"/>
        </w:rPr>
        <w:commentReference w:id="0"/>
      </w:r>
      <w:r w:rsidR="00653BBF" w:rsidRPr="007866DC">
        <w:rPr>
          <w:rFonts w:ascii="Garamond" w:hAnsi="Garamond"/>
        </w:rPr>
        <w:t xml:space="preserve">is randomly divided into </w:t>
      </w:r>
      <w:commentRangeStart w:id="1"/>
      <w:r w:rsidR="00653BBF" w:rsidRPr="007866DC">
        <w:rPr>
          <w:rFonts w:ascii="Garamond" w:hAnsi="Garamond"/>
        </w:rPr>
        <w:t xml:space="preserve">training data </w:t>
      </w:r>
      <w:commentRangeEnd w:id="1"/>
      <w:r w:rsidR="00326F33">
        <w:rPr>
          <w:rStyle w:val="CommentReference"/>
        </w:rPr>
        <w:commentReference w:id="1"/>
      </w:r>
      <w:r w:rsidR="00653BBF" w:rsidRPr="007866DC">
        <w:rPr>
          <w:rFonts w:ascii="Garamond" w:hAnsi="Garamond"/>
        </w:rPr>
        <w:t xml:space="preserve">(50% of the balanced data), and the remaining data serves as the test dataset. Since the dataset is already balanced, </w:t>
      </w:r>
      <w:r w:rsidR="007028FE" w:rsidRPr="007866DC">
        <w:rPr>
          <w:rFonts w:ascii="Garamond" w:hAnsi="Garamond"/>
        </w:rPr>
        <w:t>the a</w:t>
      </w:r>
      <w:r w:rsidR="00653BBF" w:rsidRPr="007866DC">
        <w:rPr>
          <w:rFonts w:ascii="Garamond" w:hAnsi="Garamond"/>
        </w:rPr>
        <w:t>ccuracy</w:t>
      </w:r>
      <w:r w:rsidR="00401608" w:rsidRPr="007866DC">
        <w:rPr>
          <w:rFonts w:ascii="Garamond" w:hAnsi="Garamond"/>
        </w:rPr>
        <w:t xml:space="preserve"> comparison</w:t>
      </w:r>
      <w:r w:rsidR="00653BBF" w:rsidRPr="007866DC">
        <w:rPr>
          <w:rFonts w:ascii="Garamond" w:hAnsi="Garamond"/>
        </w:rPr>
        <w:t xml:space="preserve"> is now a direct approach to validate each model and find the model that is the most accurate.</w:t>
      </w:r>
      <w:r w:rsidR="007028FE" w:rsidRPr="007866DC">
        <w:rPr>
          <w:rFonts w:ascii="Garamond" w:hAnsi="Garamond"/>
        </w:rPr>
        <w:t xml:space="preserve"> The accuracy measures how accurate the certain test performs the classification, and it </w:t>
      </w:r>
      <w:r w:rsidR="001C41CA" w:rsidRPr="007866DC">
        <w:rPr>
          <w:rFonts w:ascii="Garamond" w:hAnsi="Garamond"/>
        </w:rPr>
        <w:t>can be</w:t>
      </w:r>
      <w:r w:rsidR="007028FE" w:rsidRPr="007866DC">
        <w:rPr>
          <w:rFonts w:ascii="Garamond" w:hAnsi="Garamond"/>
        </w:rPr>
        <w:t xml:space="preserve"> computed from the confusion matrix.</w:t>
      </w:r>
      <w:r w:rsidR="001C41CA" w:rsidRPr="007866DC">
        <w:rPr>
          <w:rFonts w:ascii="Garamond" w:hAnsi="Garamond"/>
        </w:rPr>
        <w:t xml:space="preserve"> The confusion matrix is a table that defines the classification performance by illustrating the actual and predicted number of classification. There are </w:t>
      </w:r>
      <w:commentRangeStart w:id="2"/>
      <w:r w:rsidR="001C41CA" w:rsidRPr="007866DC">
        <w:rPr>
          <w:rFonts w:ascii="Garamond" w:hAnsi="Garamond"/>
        </w:rPr>
        <w:t xml:space="preserve">four elements </w:t>
      </w:r>
      <w:commentRangeEnd w:id="2"/>
      <w:r w:rsidR="00326F33">
        <w:rPr>
          <w:rStyle w:val="CommentReference"/>
        </w:rPr>
        <w:commentReference w:id="2"/>
      </w:r>
      <w:r w:rsidR="001C41CA" w:rsidRPr="007866DC">
        <w:rPr>
          <w:rFonts w:ascii="Garamond" w:hAnsi="Garamond"/>
        </w:rPr>
        <w:t xml:space="preserve">involved in the confusion matrix, which are True Positive (TP), True Negative (TN), False Positive (FP), False Negative (FN). </w:t>
      </w:r>
      <w:r w:rsidR="008954C9" w:rsidRPr="007866DC">
        <w:rPr>
          <w:rFonts w:ascii="Garamond" w:hAnsi="Garamond"/>
        </w:rPr>
        <w:t xml:space="preserve">TP represents the actual case is true and the predicted result is also true, while TN are cases which are actually false, and the test also predicted them as false. FP represents cases which are actually false but are predicted as true, while FN are those cases that are actually true, but predicted as false. </w:t>
      </w:r>
      <w:r w:rsidR="00C53B07" w:rsidRPr="007866DC">
        <w:rPr>
          <w:rFonts w:ascii="Garamond" w:hAnsi="Garamond"/>
        </w:rPr>
        <w:t>Among those four elements, FP is referred as the Type-I error, and FN is known as the Type-II error.</w:t>
      </w:r>
      <w:r w:rsidR="00FE2A38" w:rsidRPr="007866DC">
        <w:rPr>
          <w:rFonts w:ascii="Garamond" w:hAnsi="Garamond"/>
        </w:rPr>
        <w:t xml:space="preserve"> The Table ----- below shows the classical layout of the confusion matrix, and it is followed by the Accuracy formula.</w:t>
      </w:r>
    </w:p>
    <w:p w14:paraId="4C0E3993" w14:textId="77777777" w:rsidR="00B0142A" w:rsidRPr="007866DC" w:rsidRDefault="00B0142A" w:rsidP="00B0142A">
      <w:pPr>
        <w:spacing w:line="360" w:lineRule="auto"/>
        <w:jc w:val="center"/>
        <w:rPr>
          <w:rFonts w:ascii="Garamond" w:hAnsi="Garamond"/>
        </w:rPr>
      </w:pPr>
      <w:r w:rsidRPr="007866DC">
        <w:rPr>
          <w:rFonts w:ascii="Garamond" w:hAnsi="Garamond"/>
        </w:rPr>
        <w:t xml:space="preserve">Table-----. </w:t>
      </w:r>
      <w:commentRangeStart w:id="3"/>
      <w:r w:rsidRPr="007866DC">
        <w:rPr>
          <w:rFonts w:ascii="Garamond" w:hAnsi="Garamond"/>
        </w:rPr>
        <w:t>Sample confusion matrix layout</w:t>
      </w:r>
      <w:commentRangeEnd w:id="3"/>
      <w:r w:rsidR="00326F33">
        <w:rPr>
          <w:rStyle w:val="CommentReference"/>
        </w:rPr>
        <w:commentReference w:id="3"/>
      </w:r>
    </w:p>
    <w:p w14:paraId="58C39E1C" w14:textId="77777777" w:rsidR="00B0142A" w:rsidRPr="007866DC" w:rsidRDefault="00FE2A38" w:rsidP="00B0142A">
      <w:pPr>
        <w:jc w:val="center"/>
        <w:rPr>
          <w:rFonts w:ascii="Garamond" w:hAnsi="Garamond"/>
        </w:rPr>
      </w:pPr>
      <w:r w:rsidRPr="00FE2A38">
        <w:rPr>
          <w:rFonts w:ascii="Garamond" w:hAnsi="Garamond"/>
        </w:rPr>
        <w:fldChar w:fldCharType="begin"/>
      </w:r>
      <w:r w:rsidRPr="00FE2A38">
        <w:rPr>
          <w:rFonts w:ascii="Garamond" w:hAnsi="Garamond"/>
        </w:rPr>
        <w:instrText xml:space="preserve"> INCLUDEPICTURE "https://miro.medium.com/max/664/1*BTB9weIUfSsSRy5kvh_-uA.png" \* MERGEFORMATINET </w:instrText>
      </w:r>
      <w:r w:rsidRPr="00FE2A38">
        <w:rPr>
          <w:rFonts w:ascii="Garamond" w:hAnsi="Garamond"/>
        </w:rPr>
        <w:fldChar w:fldCharType="separate"/>
      </w:r>
      <w:r w:rsidRPr="007866DC">
        <w:rPr>
          <w:rFonts w:ascii="Garamond" w:hAnsi="Garamond"/>
          <w:noProof/>
        </w:rPr>
        <w:drawing>
          <wp:inline distT="0" distB="0" distL="0" distR="0" wp14:anchorId="62D0371D" wp14:editId="68DF3C82">
            <wp:extent cx="2065153" cy="1790379"/>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1940" cy="1804933"/>
                    </a:xfrm>
                    <a:prstGeom prst="rect">
                      <a:avLst/>
                    </a:prstGeom>
                    <a:noFill/>
                    <a:ln>
                      <a:noFill/>
                    </a:ln>
                  </pic:spPr>
                </pic:pic>
              </a:graphicData>
            </a:graphic>
          </wp:inline>
        </w:drawing>
      </w:r>
      <w:r w:rsidRPr="00FE2A38">
        <w:rPr>
          <w:rFonts w:ascii="Garamond" w:hAnsi="Garamond"/>
        </w:rPr>
        <w:fldChar w:fldCharType="end"/>
      </w:r>
    </w:p>
    <w:p w14:paraId="63956C9D" w14:textId="77777777" w:rsidR="00FE2A38" w:rsidRPr="007866DC" w:rsidRDefault="00B0142A" w:rsidP="00FE2A38">
      <w:pPr>
        <w:rPr>
          <w:rFonts w:ascii="Garamond" w:hAnsi="Garamond"/>
        </w:rPr>
      </w:pPr>
      <w:proofErr w:type="spellStart"/>
      <w:r w:rsidRPr="007866DC">
        <w:rPr>
          <w:rFonts w:ascii="Garamond" w:hAnsi="Garamond"/>
        </w:rPr>
        <w:t>Alwis</w:t>
      </w:r>
      <w:proofErr w:type="spellEnd"/>
      <w:r w:rsidRPr="007866DC">
        <w:rPr>
          <w:rFonts w:ascii="Garamond" w:hAnsi="Garamond"/>
        </w:rPr>
        <w:t>, Roshan (2016). Introduction to Confusion Matrix [Classification Modeling]. URL=</w:t>
      </w:r>
      <w:r w:rsidR="00FE2A38" w:rsidRPr="007866DC">
        <w:rPr>
          <w:rFonts w:ascii="Garamond" w:hAnsi="Garamond"/>
        </w:rPr>
        <w:t xml:space="preserve"> </w:t>
      </w:r>
      <w:hyperlink r:id="rId9" w:history="1">
        <w:r w:rsidR="00FE2A38" w:rsidRPr="007866DC">
          <w:rPr>
            <w:rFonts w:ascii="Garamond" w:hAnsi="Garamond"/>
            <w:color w:val="0000FF"/>
            <w:u w:val="single"/>
          </w:rPr>
          <w:t>https://medium.com/tech-vision/introduction-to-confusion-matrix-classification-modeling-54d867169906</w:t>
        </w:r>
      </w:hyperlink>
    </w:p>
    <w:p w14:paraId="7674B812" w14:textId="77777777" w:rsidR="00B0142A" w:rsidRPr="007866DC" w:rsidRDefault="00B0142A" w:rsidP="00FE2A38">
      <w:pPr>
        <w:rPr>
          <w:rFonts w:ascii="Garamond" w:hAnsi="Garamond"/>
        </w:rPr>
      </w:pPr>
    </w:p>
    <w:p w14:paraId="76C68019" w14:textId="77777777" w:rsidR="00B0142A" w:rsidRPr="007866DC" w:rsidRDefault="00B0142A" w:rsidP="00B0142A">
      <w:pPr>
        <w:rPr>
          <w:rFonts w:ascii="Garamond" w:hAnsi="Garamond"/>
        </w:rPr>
      </w:pPr>
      <m:oMathPara>
        <m:oMath>
          <m:r>
            <w:rPr>
              <w:rFonts w:ascii="Cambria Math" w:hAnsi="Cambria Math"/>
              <w:spacing w:val="-1"/>
              <w:shd w:val="clear" w:color="auto" w:fill="FFFFFF"/>
            </w:rPr>
            <m:t>Accuracy = (TP + TN) / (TP + TN + FP +FN)</m:t>
          </m:r>
        </m:oMath>
      </m:oMathPara>
    </w:p>
    <w:p w14:paraId="382D3F23" w14:textId="77777777" w:rsidR="00FE2A38" w:rsidRPr="00FE2A38" w:rsidRDefault="00FE2A38" w:rsidP="00FE2A38">
      <w:pPr>
        <w:rPr>
          <w:rFonts w:ascii="Garamond" w:hAnsi="Garamond"/>
        </w:rPr>
      </w:pPr>
    </w:p>
    <w:p w14:paraId="3ADBE587" w14:textId="77777777" w:rsidR="00FE2A38" w:rsidRPr="007866DC" w:rsidRDefault="00FE2A38" w:rsidP="00FE2A38">
      <w:pPr>
        <w:spacing w:line="360" w:lineRule="auto"/>
        <w:rPr>
          <w:rFonts w:ascii="Garamond" w:hAnsi="Garamond"/>
        </w:rPr>
      </w:pPr>
    </w:p>
    <w:p w14:paraId="21012E48" w14:textId="77777777" w:rsidR="00C92CDB" w:rsidRPr="007866DC" w:rsidRDefault="00C05542" w:rsidP="00CA26D8">
      <w:pPr>
        <w:spacing w:line="360" w:lineRule="auto"/>
        <w:ind w:firstLine="720"/>
        <w:rPr>
          <w:rFonts w:ascii="Garamond" w:hAnsi="Garamond"/>
        </w:rPr>
      </w:pPr>
      <w:r w:rsidRPr="007866DC">
        <w:rPr>
          <w:rFonts w:ascii="Garamond" w:hAnsi="Garamond"/>
        </w:rPr>
        <w:t xml:space="preserve">To identify casual </w:t>
      </w:r>
      <w:r w:rsidR="00653BBF" w:rsidRPr="007866DC">
        <w:rPr>
          <w:rFonts w:ascii="Garamond" w:hAnsi="Garamond"/>
        </w:rPr>
        <w:t>effect</w:t>
      </w:r>
      <w:r w:rsidRPr="007866DC">
        <w:rPr>
          <w:rFonts w:ascii="Garamond" w:hAnsi="Garamond"/>
        </w:rPr>
        <w:t xml:space="preserve">, I </w:t>
      </w:r>
      <w:r w:rsidR="00653BBF" w:rsidRPr="007866DC">
        <w:rPr>
          <w:rFonts w:ascii="Garamond" w:hAnsi="Garamond"/>
        </w:rPr>
        <w:t>plan to use</w:t>
      </w:r>
      <w:r w:rsidRPr="007866DC">
        <w:rPr>
          <w:rFonts w:ascii="Garamond" w:hAnsi="Garamond"/>
        </w:rPr>
        <w:t xml:space="preserve"> </w:t>
      </w:r>
      <w:commentRangeStart w:id="4"/>
      <w:commentRangeStart w:id="5"/>
      <w:r w:rsidRPr="007866DC">
        <w:rPr>
          <w:rFonts w:ascii="Garamond" w:hAnsi="Garamond"/>
        </w:rPr>
        <w:t>GLM</w:t>
      </w:r>
      <w:commentRangeEnd w:id="4"/>
      <w:r w:rsidR="003156A3">
        <w:rPr>
          <w:rStyle w:val="CommentReference"/>
        </w:rPr>
        <w:commentReference w:id="4"/>
      </w:r>
      <w:r w:rsidRPr="007866DC">
        <w:rPr>
          <w:rFonts w:ascii="Garamond" w:hAnsi="Garamond"/>
        </w:rPr>
        <w:t xml:space="preserve">, Conditional Inference Tree (CIT), and </w:t>
      </w:r>
      <w:r w:rsidR="00653BBF" w:rsidRPr="007866DC">
        <w:rPr>
          <w:rFonts w:ascii="Garamond" w:hAnsi="Garamond"/>
        </w:rPr>
        <w:t>Instrumental Variable (IV</w:t>
      </w:r>
      <w:commentRangeEnd w:id="5"/>
      <w:r w:rsidR="00326F33">
        <w:rPr>
          <w:rStyle w:val="CommentReference"/>
        </w:rPr>
        <w:commentReference w:id="5"/>
      </w:r>
      <w:r w:rsidR="00653BBF" w:rsidRPr="007866DC">
        <w:rPr>
          <w:rFonts w:ascii="Garamond" w:hAnsi="Garamond"/>
        </w:rPr>
        <w:t xml:space="preserve">). </w:t>
      </w:r>
      <w:r w:rsidR="00DB675D" w:rsidRPr="007866DC">
        <w:rPr>
          <w:rFonts w:ascii="Garamond" w:hAnsi="Garamond"/>
        </w:rPr>
        <w:t xml:space="preserve">I will only touch a little bit about the IV, since even though we know the </w:t>
      </w:r>
      <w:r w:rsidR="00DB675D" w:rsidRPr="007866DC">
        <w:rPr>
          <w:rFonts w:ascii="Garamond" w:hAnsi="Garamond"/>
        </w:rPr>
        <w:lastRenderedPageBreak/>
        <w:t xml:space="preserve">criteria for choosing a good IV, </w:t>
      </w:r>
      <w:commentRangeStart w:id="6"/>
      <w:r w:rsidR="00DB675D" w:rsidRPr="007866DC">
        <w:rPr>
          <w:rFonts w:ascii="Garamond" w:hAnsi="Garamond"/>
        </w:rPr>
        <w:t>I do not have the IV data to test on, thus I will just keep it hypothetical.</w:t>
      </w:r>
      <w:commentRangeEnd w:id="6"/>
      <w:r w:rsidR="00326F33">
        <w:rPr>
          <w:rStyle w:val="CommentReference"/>
        </w:rPr>
        <w:commentReference w:id="6"/>
      </w:r>
    </w:p>
    <w:p w14:paraId="45594983" w14:textId="77777777" w:rsidR="00CA26D8" w:rsidRPr="007866DC" w:rsidRDefault="00CA26D8" w:rsidP="00720FAD">
      <w:pPr>
        <w:spacing w:line="360" w:lineRule="auto"/>
        <w:ind w:firstLine="720"/>
        <w:rPr>
          <w:rFonts w:ascii="Garamond" w:hAnsi="Garamond"/>
          <w:b/>
          <w:bCs/>
        </w:rPr>
      </w:pPr>
      <w:commentRangeStart w:id="7"/>
      <w:r w:rsidRPr="007866DC">
        <w:rPr>
          <w:rFonts w:ascii="Garamond" w:hAnsi="Garamond"/>
          <w:b/>
          <w:bCs/>
        </w:rPr>
        <w:t xml:space="preserve">4.1. </w:t>
      </w:r>
      <w:r w:rsidR="00973688">
        <w:rPr>
          <w:rFonts w:ascii="Garamond" w:hAnsi="Garamond"/>
          <w:b/>
          <w:bCs/>
        </w:rPr>
        <w:t>LR</w:t>
      </w:r>
      <w:commentRangeEnd w:id="7"/>
      <w:r w:rsidR="003156A3">
        <w:rPr>
          <w:rStyle w:val="CommentReference"/>
        </w:rPr>
        <w:commentReference w:id="7"/>
      </w:r>
    </w:p>
    <w:p w14:paraId="0D65F9C3" w14:textId="77777777" w:rsidR="00E74FC7" w:rsidRDefault="00720FAD" w:rsidP="00CA26D8">
      <w:pPr>
        <w:spacing w:line="360" w:lineRule="auto"/>
        <w:rPr>
          <w:rFonts w:ascii="Garamond" w:hAnsi="Garamond"/>
        </w:rPr>
      </w:pPr>
      <w:r w:rsidRPr="007866DC">
        <w:rPr>
          <w:rFonts w:ascii="Garamond" w:hAnsi="Garamond"/>
        </w:rPr>
        <w:tab/>
      </w:r>
      <w:r w:rsidR="00E74FC7">
        <w:rPr>
          <w:rFonts w:ascii="Garamond" w:hAnsi="Garamond"/>
        </w:rPr>
        <w:t xml:space="preserve">I am interested in predicting customers’ responses to bank direct marketing campaign of term deposit subscription, and y=1 if customer subscribes the term deposit, while y=0 if customer does not subscribe. </w:t>
      </w:r>
      <w:r w:rsidR="00B10458">
        <w:rPr>
          <w:rFonts w:ascii="Garamond" w:hAnsi="Garamond"/>
        </w:rPr>
        <w:t>LR works well for testing hypothesis between a categorical dependent variable and one or more categorical or numerical independent variables (</w:t>
      </w:r>
      <w:proofErr w:type="spellStart"/>
      <w:r w:rsidR="00B10458">
        <w:rPr>
          <w:rFonts w:ascii="Garamond" w:hAnsi="Garamond"/>
        </w:rPr>
        <w:t>Elsalamony</w:t>
      </w:r>
      <w:proofErr w:type="spellEnd"/>
      <w:r w:rsidR="00B10458">
        <w:rPr>
          <w:rFonts w:ascii="Garamond" w:hAnsi="Garamond"/>
        </w:rPr>
        <w:t xml:space="preserve"> 2014).</w:t>
      </w:r>
      <w:r w:rsidR="00517776">
        <w:rPr>
          <w:rFonts w:ascii="Garamond" w:hAnsi="Garamond"/>
        </w:rPr>
        <w:t xml:space="preserve"> Since my dependent variable is binary, I would like to start with fitting and testing the logistic model.</w:t>
      </w:r>
    </w:p>
    <w:p w14:paraId="1C2B7925" w14:textId="77777777" w:rsidR="00B10458" w:rsidRDefault="00B10458" w:rsidP="00CA26D8">
      <w:pPr>
        <w:spacing w:line="360" w:lineRule="auto"/>
        <w:rPr>
          <w:rFonts w:ascii="Garamond" w:hAnsi="Garamond"/>
        </w:rPr>
      </w:pPr>
      <w:r>
        <w:rPr>
          <w:rFonts w:ascii="Garamond" w:hAnsi="Garamond"/>
        </w:rPr>
        <w:tab/>
      </w:r>
      <w:commentRangeStart w:id="8"/>
      <w:r>
        <w:rPr>
          <w:rFonts w:ascii="Garamond" w:hAnsi="Garamond"/>
        </w:rPr>
        <w:t xml:space="preserve">The confusion matrix results of LR </w:t>
      </w:r>
      <w:commentRangeEnd w:id="8"/>
      <w:r w:rsidR="003156A3">
        <w:rPr>
          <w:rStyle w:val="CommentReference"/>
        </w:rPr>
        <w:commentReference w:id="8"/>
      </w:r>
      <w:r>
        <w:rPr>
          <w:rFonts w:ascii="Garamond" w:hAnsi="Garamond"/>
        </w:rPr>
        <w:t>for training and test data are listed below, and the Table-</w:t>
      </w:r>
      <w:commentRangeStart w:id="9"/>
      <w:r>
        <w:rPr>
          <w:rFonts w:ascii="Garamond" w:hAnsi="Garamond"/>
        </w:rPr>
        <w:t>---</w:t>
      </w:r>
      <w:commentRangeEnd w:id="9"/>
      <w:r w:rsidR="003156A3">
        <w:rPr>
          <w:rStyle w:val="CommentReference"/>
        </w:rPr>
        <w:commentReference w:id="9"/>
      </w:r>
      <w:r>
        <w:rPr>
          <w:rFonts w:ascii="Garamond" w:hAnsi="Garamond"/>
        </w:rPr>
        <w:t xml:space="preserve">. LR Accuracy shows that </w:t>
      </w:r>
      <w:r w:rsidR="00517776">
        <w:rPr>
          <w:rFonts w:ascii="Garamond" w:hAnsi="Garamond"/>
        </w:rPr>
        <w:t>LR did a not-so- good job in predict</w:t>
      </w:r>
      <w:r w:rsidR="00E5470A">
        <w:rPr>
          <w:rFonts w:ascii="Garamond" w:hAnsi="Garamond"/>
        </w:rPr>
        <w:t>ion</w:t>
      </w:r>
      <w:r w:rsidR="00517776">
        <w:rPr>
          <w:rFonts w:ascii="Garamond" w:hAnsi="Garamond"/>
        </w:rPr>
        <w:t xml:space="preserve"> accuracy, and </w:t>
      </w:r>
      <w:r w:rsidR="00E5470A">
        <w:rPr>
          <w:rFonts w:ascii="Garamond" w:hAnsi="Garamond"/>
        </w:rPr>
        <w:t xml:space="preserve">it only obtained </w:t>
      </w:r>
      <w:commentRangeStart w:id="10"/>
      <w:r w:rsidR="00E5470A">
        <w:rPr>
          <w:rFonts w:ascii="Garamond" w:hAnsi="Garamond"/>
        </w:rPr>
        <w:t xml:space="preserve">71.38% </w:t>
      </w:r>
      <w:commentRangeEnd w:id="10"/>
      <w:r w:rsidR="003156A3">
        <w:rPr>
          <w:rStyle w:val="CommentReference"/>
        </w:rPr>
        <w:commentReference w:id="10"/>
      </w:r>
      <w:r w:rsidR="00E5470A">
        <w:rPr>
          <w:rFonts w:ascii="Garamond" w:hAnsi="Garamond"/>
        </w:rPr>
        <w:t>prediction accuracy in validation set.</w:t>
      </w:r>
      <w:r w:rsidR="0068756E">
        <w:rPr>
          <w:rFonts w:ascii="Garamond" w:hAnsi="Garamond"/>
        </w:rPr>
        <w:t xml:space="preserve"> </w:t>
      </w:r>
      <w:r w:rsidR="0068756E" w:rsidRPr="0068756E">
        <w:rPr>
          <w:rFonts w:ascii="Garamond" w:hAnsi="Garamond"/>
        </w:rPr>
        <w:t xml:space="preserve">The reason why the </w:t>
      </w:r>
      <w:r w:rsidR="00D10329">
        <w:rPr>
          <w:rFonts w:ascii="Garamond" w:hAnsi="Garamond"/>
        </w:rPr>
        <w:t>LR</w:t>
      </w:r>
      <w:r w:rsidR="0068756E" w:rsidRPr="0068756E">
        <w:rPr>
          <w:rFonts w:ascii="Garamond" w:hAnsi="Garamond"/>
        </w:rPr>
        <w:t xml:space="preserve"> made a not-so-good prediction in our case might due to the classes of the response variable </w:t>
      </w:r>
      <w:r w:rsidR="0005757A">
        <w:rPr>
          <w:rFonts w:ascii="Garamond" w:hAnsi="Garamond"/>
        </w:rPr>
        <w:t>y</w:t>
      </w:r>
      <w:r w:rsidR="0068756E" w:rsidRPr="0068756E">
        <w:rPr>
          <w:rFonts w:ascii="Garamond" w:hAnsi="Garamond"/>
        </w:rPr>
        <w:t xml:space="preserve"> or not were well-separated, and the parameter estimates for the </w:t>
      </w:r>
      <w:r w:rsidR="00D10329">
        <w:rPr>
          <w:rFonts w:ascii="Garamond" w:hAnsi="Garamond"/>
        </w:rPr>
        <w:t>LR</w:t>
      </w:r>
      <w:r w:rsidR="0068756E" w:rsidRPr="0068756E">
        <w:rPr>
          <w:rFonts w:ascii="Garamond" w:hAnsi="Garamond"/>
        </w:rPr>
        <w:t xml:space="preserve"> </w:t>
      </w:r>
      <w:r w:rsidR="00D10329">
        <w:rPr>
          <w:rFonts w:ascii="Garamond" w:hAnsi="Garamond"/>
        </w:rPr>
        <w:t>are</w:t>
      </w:r>
      <w:r w:rsidR="0068756E" w:rsidRPr="0068756E">
        <w:rPr>
          <w:rFonts w:ascii="Garamond" w:hAnsi="Garamond"/>
        </w:rPr>
        <w:t xml:space="preserve"> unstable. Besides, the </w:t>
      </w:r>
      <w:r w:rsidR="00D10329">
        <w:rPr>
          <w:rFonts w:ascii="Garamond" w:hAnsi="Garamond"/>
        </w:rPr>
        <w:t>LR</w:t>
      </w:r>
      <w:r w:rsidR="0068756E" w:rsidRPr="0068756E">
        <w:rPr>
          <w:rFonts w:ascii="Garamond" w:hAnsi="Garamond"/>
        </w:rPr>
        <w:t xml:space="preserve"> c</w:t>
      </w:r>
      <w:r w:rsidR="00D10329">
        <w:rPr>
          <w:rFonts w:ascii="Garamond" w:hAnsi="Garamond"/>
        </w:rPr>
        <w:t>an</w:t>
      </w:r>
      <w:r w:rsidR="0068756E" w:rsidRPr="0068756E">
        <w:rPr>
          <w:rFonts w:ascii="Garamond" w:hAnsi="Garamond"/>
        </w:rPr>
        <w:t xml:space="preserve">not handle non-linear or interactive effects of feature variables. Whereas the </w:t>
      </w:r>
      <w:r w:rsidR="00D10329">
        <w:rPr>
          <w:rFonts w:ascii="Garamond" w:hAnsi="Garamond"/>
        </w:rPr>
        <w:t>LR</w:t>
      </w:r>
      <w:r w:rsidR="0068756E" w:rsidRPr="0068756E">
        <w:rPr>
          <w:rFonts w:ascii="Garamond" w:hAnsi="Garamond"/>
        </w:rPr>
        <w:t xml:space="preserve"> also has its advantage, since it produces straight forward probabilistic classification formula.</w:t>
      </w:r>
    </w:p>
    <w:p w14:paraId="4AD348F9" w14:textId="77777777" w:rsidR="00362463" w:rsidRPr="007866DC" w:rsidRDefault="00362463" w:rsidP="00CA26D8">
      <w:pPr>
        <w:spacing w:line="360" w:lineRule="auto"/>
        <w:rPr>
          <w:rFonts w:ascii="Garamond" w:hAnsi="Garamond"/>
        </w:rPr>
      </w:pPr>
      <w:r w:rsidRPr="007866DC">
        <w:rPr>
          <w:rFonts w:ascii="Garamond" w:hAnsi="Garamond"/>
        </w:rPr>
        <w:fldChar w:fldCharType="begin"/>
      </w:r>
      <w:r w:rsidRPr="007866DC">
        <w:rPr>
          <w:rFonts w:ascii="Garamond" w:hAnsi="Garamond"/>
        </w:rPr>
        <w:instrText xml:space="preserve"> LINK Excel.Sheet.12 "/Users/qianhuili/Desktop/AAE722/project/Copy of table(1).xlsx" "Sheet1!R2C2:R7C6" \a \f 4 \h </w:instrText>
      </w:r>
      <w:r w:rsidR="00EE2DF2" w:rsidRPr="007866DC">
        <w:rPr>
          <w:rFonts w:ascii="Garamond" w:hAnsi="Garamond"/>
        </w:rPr>
        <w:instrText xml:space="preserve"> \* MERGEFORMAT </w:instrText>
      </w:r>
      <w:r w:rsidRPr="007866DC">
        <w:rPr>
          <w:rFonts w:ascii="Garamond" w:hAnsi="Garamond"/>
        </w:rPr>
        <w:fldChar w:fldCharType="separate"/>
      </w:r>
    </w:p>
    <w:tbl>
      <w:tblPr>
        <w:tblW w:w="5680" w:type="dxa"/>
        <w:jc w:val="center"/>
        <w:tblLook w:val="04A0" w:firstRow="1" w:lastRow="0" w:firstColumn="1" w:lastColumn="0" w:noHBand="0" w:noVBand="1"/>
      </w:tblPr>
      <w:tblGrid>
        <w:gridCol w:w="2203"/>
        <w:gridCol w:w="829"/>
        <w:gridCol w:w="819"/>
        <w:gridCol w:w="819"/>
        <w:gridCol w:w="1010"/>
      </w:tblGrid>
      <w:tr w:rsidR="00362463" w:rsidRPr="00362463" w14:paraId="619C0AA9" w14:textId="77777777" w:rsidTr="0036637D">
        <w:trPr>
          <w:divId w:val="314455601"/>
          <w:trHeight w:val="340"/>
          <w:jc w:val="center"/>
        </w:trPr>
        <w:tc>
          <w:tcPr>
            <w:tcW w:w="5680" w:type="dxa"/>
            <w:gridSpan w:val="5"/>
            <w:tcBorders>
              <w:top w:val="nil"/>
              <w:left w:val="nil"/>
              <w:bottom w:val="double" w:sz="6" w:space="0" w:color="auto"/>
              <w:right w:val="nil"/>
            </w:tcBorders>
            <w:shd w:val="clear" w:color="auto" w:fill="auto"/>
            <w:noWrap/>
            <w:vAlign w:val="center"/>
            <w:hideMark/>
          </w:tcPr>
          <w:p w14:paraId="26A34BB4" w14:textId="77777777" w:rsidR="00362463" w:rsidRPr="007866DC" w:rsidRDefault="00362463" w:rsidP="00362463">
            <w:pPr>
              <w:jc w:val="center"/>
              <w:rPr>
                <w:rFonts w:ascii="Garamond" w:hAnsi="Garamond" w:cs="Calibri"/>
                <w:b/>
                <w:bCs/>
                <w:color w:val="000000"/>
              </w:rPr>
            </w:pPr>
            <w:r w:rsidRPr="007866DC">
              <w:rPr>
                <w:rFonts w:ascii="Garamond" w:hAnsi="Garamond" w:cs="Calibri"/>
                <w:b/>
                <w:bCs/>
                <w:color w:val="000000"/>
              </w:rPr>
              <w:t xml:space="preserve">Table--Confusion matrix of </w:t>
            </w:r>
            <w:r w:rsidR="00973688">
              <w:rPr>
                <w:rFonts w:ascii="Garamond" w:hAnsi="Garamond" w:cs="Calibri"/>
                <w:b/>
                <w:bCs/>
                <w:color w:val="000000"/>
              </w:rPr>
              <w:t>LR</w:t>
            </w:r>
            <w:r w:rsidRPr="007866DC">
              <w:rPr>
                <w:rFonts w:ascii="Garamond" w:hAnsi="Garamond" w:cs="Calibri"/>
                <w:b/>
                <w:bCs/>
                <w:color w:val="000000"/>
              </w:rPr>
              <w:t xml:space="preserve"> with training data</w:t>
            </w:r>
          </w:p>
        </w:tc>
      </w:tr>
      <w:tr w:rsidR="00362463" w:rsidRPr="00362463" w14:paraId="6B7FF5AB" w14:textId="77777777" w:rsidTr="0036637D">
        <w:trPr>
          <w:divId w:val="314455601"/>
          <w:trHeight w:val="320"/>
          <w:jc w:val="center"/>
        </w:trPr>
        <w:tc>
          <w:tcPr>
            <w:tcW w:w="2203" w:type="dxa"/>
            <w:tcBorders>
              <w:top w:val="nil"/>
              <w:left w:val="nil"/>
              <w:bottom w:val="nil"/>
              <w:right w:val="nil"/>
            </w:tcBorders>
            <w:shd w:val="clear" w:color="auto" w:fill="auto"/>
            <w:noWrap/>
            <w:vAlign w:val="bottom"/>
            <w:hideMark/>
          </w:tcPr>
          <w:p w14:paraId="3A51E02B" w14:textId="77777777" w:rsidR="00362463" w:rsidRPr="00362463" w:rsidRDefault="00362463" w:rsidP="0036637D">
            <w:pPr>
              <w:jc w:val="center"/>
              <w:rPr>
                <w:rFonts w:ascii="Garamond" w:hAnsi="Garamond" w:cs="Calibri"/>
                <w:b/>
                <w:bCs/>
                <w:color w:val="000000"/>
              </w:rPr>
            </w:pPr>
          </w:p>
        </w:tc>
        <w:tc>
          <w:tcPr>
            <w:tcW w:w="829" w:type="dxa"/>
            <w:tcBorders>
              <w:top w:val="nil"/>
              <w:left w:val="nil"/>
              <w:bottom w:val="nil"/>
              <w:right w:val="nil"/>
            </w:tcBorders>
            <w:shd w:val="clear" w:color="auto" w:fill="auto"/>
            <w:noWrap/>
            <w:vAlign w:val="bottom"/>
            <w:hideMark/>
          </w:tcPr>
          <w:p w14:paraId="7211A53D" w14:textId="77777777" w:rsidR="00362463" w:rsidRPr="00362463" w:rsidRDefault="00362463" w:rsidP="0036637D">
            <w:pPr>
              <w:jc w:val="center"/>
              <w:rPr>
                <w:rFonts w:ascii="Garamond" w:hAnsi="Garamond"/>
              </w:rPr>
            </w:pPr>
          </w:p>
        </w:tc>
        <w:tc>
          <w:tcPr>
            <w:tcW w:w="2648" w:type="dxa"/>
            <w:gridSpan w:val="3"/>
            <w:tcBorders>
              <w:top w:val="nil"/>
              <w:left w:val="single" w:sz="4" w:space="0" w:color="auto"/>
              <w:bottom w:val="nil"/>
              <w:right w:val="nil"/>
            </w:tcBorders>
            <w:shd w:val="clear" w:color="auto" w:fill="auto"/>
            <w:noWrap/>
            <w:vAlign w:val="bottom"/>
            <w:hideMark/>
          </w:tcPr>
          <w:p w14:paraId="29FD0A46" w14:textId="77777777" w:rsidR="00362463" w:rsidRPr="00362463" w:rsidRDefault="00362463" w:rsidP="0036637D">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362463" w:rsidRPr="00362463" w14:paraId="1C13F72E" w14:textId="77777777" w:rsidTr="0036637D">
        <w:trPr>
          <w:divId w:val="314455601"/>
          <w:trHeight w:val="300"/>
          <w:jc w:val="center"/>
        </w:trPr>
        <w:tc>
          <w:tcPr>
            <w:tcW w:w="2203" w:type="dxa"/>
            <w:tcBorders>
              <w:top w:val="nil"/>
              <w:left w:val="nil"/>
              <w:bottom w:val="single" w:sz="4" w:space="0" w:color="auto"/>
              <w:right w:val="nil"/>
            </w:tcBorders>
            <w:shd w:val="clear" w:color="auto" w:fill="auto"/>
            <w:noWrap/>
            <w:vAlign w:val="bottom"/>
            <w:hideMark/>
          </w:tcPr>
          <w:p w14:paraId="2700A3F3" w14:textId="77777777" w:rsidR="00362463" w:rsidRPr="00362463" w:rsidRDefault="00362463" w:rsidP="00362463">
            <w:pPr>
              <w:rPr>
                <w:rFonts w:ascii="Garamond" w:hAnsi="Garamond" w:cs="Calibri"/>
                <w:color w:val="000000"/>
              </w:rPr>
            </w:pPr>
            <w:r w:rsidRPr="00362463">
              <w:rPr>
                <w:rFonts w:ascii="Garamond" w:hAnsi="Garamond" w:cs="Calibri"/>
                <w:color w:val="000000"/>
              </w:rPr>
              <w:t> </w:t>
            </w:r>
          </w:p>
        </w:tc>
        <w:tc>
          <w:tcPr>
            <w:tcW w:w="829" w:type="dxa"/>
            <w:tcBorders>
              <w:top w:val="nil"/>
              <w:left w:val="nil"/>
              <w:bottom w:val="single" w:sz="4" w:space="0" w:color="auto"/>
              <w:right w:val="nil"/>
            </w:tcBorders>
            <w:shd w:val="clear" w:color="auto" w:fill="auto"/>
            <w:noWrap/>
            <w:vAlign w:val="bottom"/>
            <w:hideMark/>
          </w:tcPr>
          <w:p w14:paraId="5E9E5A72" w14:textId="77777777" w:rsidR="00362463" w:rsidRPr="00362463" w:rsidRDefault="00362463" w:rsidP="00362463">
            <w:pPr>
              <w:rPr>
                <w:rFonts w:ascii="Garamond" w:hAnsi="Garamond" w:cs="Calibri"/>
                <w:color w:val="000000"/>
              </w:rPr>
            </w:pPr>
            <w:r w:rsidRPr="00362463">
              <w:rPr>
                <w:rFonts w:ascii="Garamond" w:hAnsi="Garamond" w:cs="Calibri"/>
                <w:color w:val="000000"/>
              </w:rPr>
              <w:t> </w:t>
            </w:r>
          </w:p>
        </w:tc>
        <w:tc>
          <w:tcPr>
            <w:tcW w:w="819" w:type="dxa"/>
            <w:tcBorders>
              <w:top w:val="nil"/>
              <w:left w:val="single" w:sz="4" w:space="0" w:color="auto"/>
              <w:bottom w:val="single" w:sz="4" w:space="0" w:color="auto"/>
              <w:right w:val="nil"/>
            </w:tcBorders>
            <w:shd w:val="clear" w:color="auto" w:fill="auto"/>
            <w:noWrap/>
            <w:vAlign w:val="bottom"/>
            <w:hideMark/>
          </w:tcPr>
          <w:p w14:paraId="7C00B7F4"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14:paraId="429E0519"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14:paraId="43367ADB"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Total</w:t>
            </w:r>
          </w:p>
        </w:tc>
      </w:tr>
      <w:tr w:rsidR="00362463" w:rsidRPr="00362463" w14:paraId="1C33C448" w14:textId="77777777" w:rsidTr="0036637D">
        <w:trPr>
          <w:divId w:val="314455601"/>
          <w:trHeight w:val="480"/>
          <w:jc w:val="center"/>
        </w:trPr>
        <w:tc>
          <w:tcPr>
            <w:tcW w:w="2203" w:type="dxa"/>
            <w:vMerge w:val="restart"/>
            <w:tcBorders>
              <w:top w:val="nil"/>
              <w:left w:val="nil"/>
              <w:bottom w:val="nil"/>
              <w:right w:val="nil"/>
            </w:tcBorders>
            <w:shd w:val="clear" w:color="auto" w:fill="auto"/>
            <w:vAlign w:val="center"/>
            <w:hideMark/>
          </w:tcPr>
          <w:p w14:paraId="44FE6E76"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True subscription status</w:t>
            </w:r>
          </w:p>
        </w:tc>
        <w:tc>
          <w:tcPr>
            <w:tcW w:w="829" w:type="dxa"/>
            <w:tcBorders>
              <w:top w:val="nil"/>
              <w:left w:val="nil"/>
              <w:bottom w:val="nil"/>
              <w:right w:val="nil"/>
            </w:tcBorders>
            <w:shd w:val="clear" w:color="auto" w:fill="auto"/>
            <w:noWrap/>
            <w:vAlign w:val="bottom"/>
            <w:hideMark/>
          </w:tcPr>
          <w:p w14:paraId="6FE07B08"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single" w:sz="4" w:space="0" w:color="auto"/>
              <w:bottom w:val="nil"/>
              <w:right w:val="nil"/>
            </w:tcBorders>
            <w:shd w:val="clear" w:color="auto" w:fill="auto"/>
            <w:noWrap/>
            <w:vAlign w:val="bottom"/>
            <w:hideMark/>
          </w:tcPr>
          <w:p w14:paraId="11DCDDC4"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6974</w:t>
            </w:r>
          </w:p>
        </w:tc>
        <w:tc>
          <w:tcPr>
            <w:tcW w:w="819" w:type="dxa"/>
            <w:tcBorders>
              <w:top w:val="nil"/>
              <w:left w:val="nil"/>
              <w:bottom w:val="nil"/>
              <w:right w:val="nil"/>
            </w:tcBorders>
            <w:shd w:val="clear" w:color="auto" w:fill="auto"/>
            <w:noWrap/>
            <w:vAlign w:val="bottom"/>
            <w:hideMark/>
          </w:tcPr>
          <w:p w14:paraId="6134656B"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3265</w:t>
            </w:r>
          </w:p>
        </w:tc>
        <w:tc>
          <w:tcPr>
            <w:tcW w:w="1010" w:type="dxa"/>
            <w:tcBorders>
              <w:top w:val="nil"/>
              <w:left w:val="single" w:sz="4" w:space="0" w:color="auto"/>
              <w:bottom w:val="nil"/>
              <w:right w:val="nil"/>
            </w:tcBorders>
            <w:shd w:val="clear" w:color="auto" w:fill="auto"/>
            <w:noWrap/>
            <w:vAlign w:val="bottom"/>
            <w:hideMark/>
          </w:tcPr>
          <w:p w14:paraId="3223A312"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10239</w:t>
            </w:r>
          </w:p>
        </w:tc>
      </w:tr>
      <w:tr w:rsidR="00362463" w:rsidRPr="00362463" w14:paraId="0DFDEEBA" w14:textId="77777777" w:rsidTr="0036637D">
        <w:trPr>
          <w:divId w:val="314455601"/>
          <w:trHeight w:val="400"/>
          <w:jc w:val="center"/>
        </w:trPr>
        <w:tc>
          <w:tcPr>
            <w:tcW w:w="2203" w:type="dxa"/>
            <w:vMerge/>
            <w:tcBorders>
              <w:top w:val="nil"/>
              <w:left w:val="nil"/>
              <w:bottom w:val="nil"/>
              <w:right w:val="nil"/>
            </w:tcBorders>
            <w:vAlign w:val="center"/>
            <w:hideMark/>
          </w:tcPr>
          <w:p w14:paraId="08FDB05D" w14:textId="77777777" w:rsidR="00362463" w:rsidRPr="00362463" w:rsidRDefault="00362463" w:rsidP="00362463">
            <w:pPr>
              <w:rPr>
                <w:rFonts w:ascii="Garamond" w:hAnsi="Garamond" w:cs="Calibri"/>
                <w:color w:val="000000"/>
              </w:rPr>
            </w:pPr>
          </w:p>
        </w:tc>
        <w:tc>
          <w:tcPr>
            <w:tcW w:w="829" w:type="dxa"/>
            <w:tcBorders>
              <w:top w:val="nil"/>
              <w:left w:val="nil"/>
              <w:bottom w:val="single" w:sz="4" w:space="0" w:color="auto"/>
              <w:right w:val="nil"/>
            </w:tcBorders>
            <w:shd w:val="clear" w:color="auto" w:fill="auto"/>
            <w:noWrap/>
            <w:vAlign w:val="bottom"/>
            <w:hideMark/>
          </w:tcPr>
          <w:p w14:paraId="076387BA"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Yes</w:t>
            </w:r>
          </w:p>
        </w:tc>
        <w:tc>
          <w:tcPr>
            <w:tcW w:w="819" w:type="dxa"/>
            <w:tcBorders>
              <w:top w:val="nil"/>
              <w:left w:val="single" w:sz="4" w:space="0" w:color="auto"/>
              <w:bottom w:val="single" w:sz="4" w:space="0" w:color="auto"/>
              <w:right w:val="nil"/>
            </w:tcBorders>
            <w:shd w:val="clear" w:color="auto" w:fill="auto"/>
            <w:noWrap/>
            <w:vAlign w:val="bottom"/>
            <w:hideMark/>
          </w:tcPr>
          <w:p w14:paraId="105A96EE"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1649</w:t>
            </w:r>
          </w:p>
        </w:tc>
        <w:tc>
          <w:tcPr>
            <w:tcW w:w="819" w:type="dxa"/>
            <w:tcBorders>
              <w:top w:val="nil"/>
              <w:left w:val="nil"/>
              <w:bottom w:val="single" w:sz="4" w:space="0" w:color="auto"/>
              <w:right w:val="nil"/>
            </w:tcBorders>
            <w:shd w:val="clear" w:color="auto" w:fill="auto"/>
            <w:noWrap/>
            <w:vAlign w:val="bottom"/>
            <w:hideMark/>
          </w:tcPr>
          <w:p w14:paraId="7E5CF050"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5290</w:t>
            </w:r>
          </w:p>
        </w:tc>
        <w:tc>
          <w:tcPr>
            <w:tcW w:w="1010" w:type="dxa"/>
            <w:tcBorders>
              <w:top w:val="nil"/>
              <w:left w:val="single" w:sz="4" w:space="0" w:color="auto"/>
              <w:bottom w:val="nil"/>
              <w:right w:val="nil"/>
            </w:tcBorders>
            <w:shd w:val="clear" w:color="auto" w:fill="auto"/>
            <w:noWrap/>
            <w:vAlign w:val="bottom"/>
            <w:hideMark/>
          </w:tcPr>
          <w:p w14:paraId="4E7C34AF"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6939</w:t>
            </w:r>
          </w:p>
        </w:tc>
      </w:tr>
      <w:tr w:rsidR="00362463" w:rsidRPr="00362463" w14:paraId="1F541F8E" w14:textId="77777777" w:rsidTr="0036637D">
        <w:trPr>
          <w:divId w:val="314455601"/>
          <w:trHeight w:val="320"/>
          <w:jc w:val="center"/>
        </w:trPr>
        <w:tc>
          <w:tcPr>
            <w:tcW w:w="2203" w:type="dxa"/>
            <w:tcBorders>
              <w:top w:val="nil"/>
              <w:left w:val="nil"/>
              <w:bottom w:val="double" w:sz="6" w:space="0" w:color="auto"/>
              <w:right w:val="nil"/>
            </w:tcBorders>
            <w:shd w:val="clear" w:color="auto" w:fill="auto"/>
            <w:noWrap/>
            <w:vAlign w:val="bottom"/>
            <w:hideMark/>
          </w:tcPr>
          <w:p w14:paraId="61BBFE2E" w14:textId="77777777" w:rsidR="00362463" w:rsidRPr="00362463" w:rsidRDefault="00362463" w:rsidP="00362463">
            <w:pPr>
              <w:rPr>
                <w:rFonts w:ascii="Garamond" w:hAnsi="Garamond" w:cs="Calibri"/>
                <w:color w:val="000000"/>
              </w:rPr>
            </w:pPr>
            <w:r w:rsidRPr="00362463">
              <w:rPr>
                <w:rFonts w:ascii="Garamond" w:hAnsi="Garamond" w:cs="Calibri"/>
                <w:color w:val="000000"/>
              </w:rPr>
              <w:t> </w:t>
            </w:r>
          </w:p>
        </w:tc>
        <w:tc>
          <w:tcPr>
            <w:tcW w:w="829" w:type="dxa"/>
            <w:tcBorders>
              <w:top w:val="nil"/>
              <w:left w:val="nil"/>
              <w:bottom w:val="double" w:sz="6" w:space="0" w:color="auto"/>
              <w:right w:val="single" w:sz="4" w:space="0" w:color="auto"/>
            </w:tcBorders>
            <w:shd w:val="clear" w:color="auto" w:fill="auto"/>
            <w:noWrap/>
            <w:vAlign w:val="bottom"/>
            <w:hideMark/>
          </w:tcPr>
          <w:p w14:paraId="041315CA"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Total</w:t>
            </w:r>
          </w:p>
        </w:tc>
        <w:tc>
          <w:tcPr>
            <w:tcW w:w="819" w:type="dxa"/>
            <w:tcBorders>
              <w:top w:val="nil"/>
              <w:left w:val="nil"/>
              <w:bottom w:val="double" w:sz="6" w:space="0" w:color="auto"/>
              <w:right w:val="nil"/>
            </w:tcBorders>
            <w:shd w:val="clear" w:color="auto" w:fill="auto"/>
            <w:noWrap/>
            <w:vAlign w:val="bottom"/>
            <w:hideMark/>
          </w:tcPr>
          <w:p w14:paraId="6B378926"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8623</w:t>
            </w:r>
          </w:p>
        </w:tc>
        <w:tc>
          <w:tcPr>
            <w:tcW w:w="819" w:type="dxa"/>
            <w:tcBorders>
              <w:top w:val="nil"/>
              <w:left w:val="nil"/>
              <w:bottom w:val="double" w:sz="6" w:space="0" w:color="auto"/>
              <w:right w:val="single" w:sz="4" w:space="0" w:color="auto"/>
            </w:tcBorders>
            <w:shd w:val="clear" w:color="auto" w:fill="auto"/>
            <w:noWrap/>
            <w:vAlign w:val="bottom"/>
            <w:hideMark/>
          </w:tcPr>
          <w:p w14:paraId="4C955B6F"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8555</w:t>
            </w:r>
          </w:p>
        </w:tc>
        <w:tc>
          <w:tcPr>
            <w:tcW w:w="1010" w:type="dxa"/>
            <w:tcBorders>
              <w:top w:val="single" w:sz="4" w:space="0" w:color="auto"/>
              <w:left w:val="nil"/>
              <w:bottom w:val="double" w:sz="6" w:space="0" w:color="auto"/>
              <w:right w:val="nil"/>
            </w:tcBorders>
            <w:shd w:val="clear" w:color="auto" w:fill="auto"/>
            <w:noWrap/>
            <w:vAlign w:val="bottom"/>
            <w:hideMark/>
          </w:tcPr>
          <w:p w14:paraId="18E18911" w14:textId="77777777" w:rsidR="00362463" w:rsidRPr="00362463" w:rsidRDefault="00362463" w:rsidP="00362463">
            <w:pPr>
              <w:jc w:val="center"/>
              <w:rPr>
                <w:rFonts w:ascii="Garamond" w:hAnsi="Garamond" w:cs="Calibri"/>
                <w:color w:val="000000"/>
              </w:rPr>
            </w:pPr>
            <w:r w:rsidRPr="00362463">
              <w:rPr>
                <w:rFonts w:ascii="Garamond" w:hAnsi="Garamond" w:cs="Calibri"/>
                <w:color w:val="000000"/>
              </w:rPr>
              <w:t>34356</w:t>
            </w:r>
          </w:p>
        </w:tc>
      </w:tr>
    </w:tbl>
    <w:p w14:paraId="794B3DE9" w14:textId="77777777" w:rsidR="00362463" w:rsidRPr="007866DC" w:rsidRDefault="00362463" w:rsidP="00CA26D8">
      <w:pPr>
        <w:spacing w:line="360" w:lineRule="auto"/>
        <w:rPr>
          <w:rFonts w:ascii="Garamond" w:hAnsi="Garamond"/>
        </w:rPr>
      </w:pPr>
      <w:r w:rsidRPr="007866DC">
        <w:rPr>
          <w:rFonts w:ascii="Garamond" w:hAnsi="Garamond"/>
        </w:rPr>
        <w:fldChar w:fldCharType="end"/>
      </w:r>
    </w:p>
    <w:tbl>
      <w:tblPr>
        <w:tblW w:w="5680" w:type="dxa"/>
        <w:jc w:val="center"/>
        <w:tblLook w:val="04A0" w:firstRow="1" w:lastRow="0" w:firstColumn="1" w:lastColumn="0" w:noHBand="0" w:noVBand="1"/>
      </w:tblPr>
      <w:tblGrid>
        <w:gridCol w:w="2203"/>
        <w:gridCol w:w="829"/>
        <w:gridCol w:w="819"/>
        <w:gridCol w:w="819"/>
        <w:gridCol w:w="1010"/>
      </w:tblGrid>
      <w:tr w:rsidR="00362463" w:rsidRPr="007866DC" w14:paraId="601D43A7" w14:textId="77777777" w:rsidTr="0036637D">
        <w:trPr>
          <w:trHeight w:val="340"/>
          <w:jc w:val="center"/>
        </w:trPr>
        <w:tc>
          <w:tcPr>
            <w:tcW w:w="5680" w:type="dxa"/>
            <w:gridSpan w:val="5"/>
            <w:tcBorders>
              <w:top w:val="nil"/>
              <w:left w:val="nil"/>
              <w:bottom w:val="double" w:sz="6" w:space="0" w:color="auto"/>
              <w:right w:val="nil"/>
            </w:tcBorders>
            <w:shd w:val="clear" w:color="auto" w:fill="auto"/>
            <w:noWrap/>
            <w:vAlign w:val="center"/>
            <w:hideMark/>
          </w:tcPr>
          <w:p w14:paraId="5692FDBE" w14:textId="77777777" w:rsidR="00362463" w:rsidRPr="007866DC" w:rsidRDefault="00362463" w:rsidP="00551253">
            <w:pPr>
              <w:jc w:val="center"/>
              <w:rPr>
                <w:rFonts w:ascii="Garamond" w:hAnsi="Garamond" w:cs="Calibri"/>
                <w:b/>
                <w:bCs/>
                <w:color w:val="000000"/>
              </w:rPr>
            </w:pPr>
            <w:r w:rsidRPr="007866DC">
              <w:rPr>
                <w:rFonts w:ascii="Garamond" w:hAnsi="Garamond" w:cs="Calibri"/>
                <w:b/>
                <w:bCs/>
                <w:color w:val="000000"/>
              </w:rPr>
              <w:t xml:space="preserve">Table--Confusion matrix of </w:t>
            </w:r>
            <w:r w:rsidR="00973688">
              <w:rPr>
                <w:rFonts w:ascii="Garamond" w:hAnsi="Garamond" w:cs="Calibri"/>
                <w:b/>
                <w:bCs/>
                <w:color w:val="000000"/>
              </w:rPr>
              <w:t>LR</w:t>
            </w:r>
            <w:r w:rsidRPr="007866DC">
              <w:rPr>
                <w:rFonts w:ascii="Garamond" w:hAnsi="Garamond" w:cs="Calibri"/>
                <w:b/>
                <w:bCs/>
                <w:color w:val="000000"/>
              </w:rPr>
              <w:t xml:space="preserve"> with test data</w:t>
            </w:r>
          </w:p>
        </w:tc>
      </w:tr>
      <w:tr w:rsidR="00362463" w:rsidRPr="007866DC" w14:paraId="2EBF9780" w14:textId="77777777" w:rsidTr="0036637D">
        <w:trPr>
          <w:trHeight w:val="320"/>
          <w:jc w:val="center"/>
        </w:trPr>
        <w:tc>
          <w:tcPr>
            <w:tcW w:w="2203" w:type="dxa"/>
            <w:tcBorders>
              <w:top w:val="nil"/>
              <w:left w:val="nil"/>
              <w:bottom w:val="nil"/>
              <w:right w:val="nil"/>
            </w:tcBorders>
            <w:shd w:val="clear" w:color="auto" w:fill="auto"/>
            <w:noWrap/>
            <w:vAlign w:val="bottom"/>
            <w:hideMark/>
          </w:tcPr>
          <w:p w14:paraId="5DB95181" w14:textId="77777777" w:rsidR="00362463" w:rsidRPr="00362463" w:rsidRDefault="00362463" w:rsidP="00551253">
            <w:pPr>
              <w:jc w:val="center"/>
              <w:rPr>
                <w:rFonts w:ascii="Garamond" w:hAnsi="Garamond" w:cs="Calibri"/>
                <w:b/>
                <w:bCs/>
                <w:color w:val="000000"/>
              </w:rPr>
            </w:pPr>
          </w:p>
        </w:tc>
        <w:tc>
          <w:tcPr>
            <w:tcW w:w="829" w:type="dxa"/>
            <w:tcBorders>
              <w:top w:val="nil"/>
              <w:left w:val="nil"/>
              <w:bottom w:val="nil"/>
              <w:right w:val="nil"/>
            </w:tcBorders>
            <w:shd w:val="clear" w:color="auto" w:fill="auto"/>
            <w:noWrap/>
            <w:vAlign w:val="bottom"/>
            <w:hideMark/>
          </w:tcPr>
          <w:p w14:paraId="2978BB06" w14:textId="77777777" w:rsidR="00362463" w:rsidRPr="00362463" w:rsidRDefault="00362463" w:rsidP="00551253">
            <w:pPr>
              <w:rPr>
                <w:rFonts w:ascii="Garamond" w:hAnsi="Garamond"/>
              </w:rPr>
            </w:pPr>
          </w:p>
        </w:tc>
        <w:tc>
          <w:tcPr>
            <w:tcW w:w="2648" w:type="dxa"/>
            <w:gridSpan w:val="3"/>
            <w:tcBorders>
              <w:top w:val="nil"/>
              <w:left w:val="single" w:sz="4" w:space="0" w:color="auto"/>
              <w:bottom w:val="nil"/>
              <w:right w:val="nil"/>
            </w:tcBorders>
            <w:shd w:val="clear" w:color="auto" w:fill="auto"/>
            <w:noWrap/>
            <w:vAlign w:val="bottom"/>
            <w:hideMark/>
          </w:tcPr>
          <w:p w14:paraId="17ABA402" w14:textId="77777777" w:rsidR="00362463" w:rsidRPr="00362463" w:rsidRDefault="00362463" w:rsidP="00551253">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362463" w:rsidRPr="007866DC" w14:paraId="7B87C81E" w14:textId="77777777" w:rsidTr="0036637D">
        <w:trPr>
          <w:trHeight w:val="300"/>
          <w:jc w:val="center"/>
        </w:trPr>
        <w:tc>
          <w:tcPr>
            <w:tcW w:w="2203" w:type="dxa"/>
            <w:tcBorders>
              <w:top w:val="nil"/>
              <w:left w:val="nil"/>
              <w:bottom w:val="single" w:sz="4" w:space="0" w:color="auto"/>
              <w:right w:val="nil"/>
            </w:tcBorders>
            <w:shd w:val="clear" w:color="auto" w:fill="auto"/>
            <w:noWrap/>
            <w:vAlign w:val="bottom"/>
            <w:hideMark/>
          </w:tcPr>
          <w:p w14:paraId="0723DAE0" w14:textId="77777777" w:rsidR="00362463" w:rsidRPr="00362463" w:rsidRDefault="00362463" w:rsidP="00551253">
            <w:pPr>
              <w:rPr>
                <w:rFonts w:ascii="Garamond" w:hAnsi="Garamond" w:cs="Calibri"/>
                <w:color w:val="000000"/>
              </w:rPr>
            </w:pPr>
            <w:r w:rsidRPr="00362463">
              <w:rPr>
                <w:rFonts w:ascii="Garamond" w:hAnsi="Garamond" w:cs="Calibri"/>
                <w:color w:val="000000"/>
              </w:rPr>
              <w:t> </w:t>
            </w:r>
          </w:p>
        </w:tc>
        <w:tc>
          <w:tcPr>
            <w:tcW w:w="829" w:type="dxa"/>
            <w:tcBorders>
              <w:top w:val="nil"/>
              <w:left w:val="nil"/>
              <w:bottom w:val="single" w:sz="4" w:space="0" w:color="auto"/>
              <w:right w:val="nil"/>
            </w:tcBorders>
            <w:shd w:val="clear" w:color="auto" w:fill="auto"/>
            <w:noWrap/>
            <w:vAlign w:val="bottom"/>
            <w:hideMark/>
          </w:tcPr>
          <w:p w14:paraId="059080E5" w14:textId="77777777" w:rsidR="00362463" w:rsidRPr="00362463" w:rsidRDefault="00362463" w:rsidP="00551253">
            <w:pPr>
              <w:rPr>
                <w:rFonts w:ascii="Garamond" w:hAnsi="Garamond" w:cs="Calibri"/>
                <w:color w:val="000000"/>
              </w:rPr>
            </w:pPr>
            <w:r w:rsidRPr="00362463">
              <w:rPr>
                <w:rFonts w:ascii="Garamond" w:hAnsi="Garamond" w:cs="Calibri"/>
                <w:color w:val="000000"/>
              </w:rPr>
              <w:t> </w:t>
            </w:r>
          </w:p>
        </w:tc>
        <w:tc>
          <w:tcPr>
            <w:tcW w:w="819" w:type="dxa"/>
            <w:tcBorders>
              <w:top w:val="nil"/>
              <w:left w:val="single" w:sz="4" w:space="0" w:color="auto"/>
              <w:bottom w:val="single" w:sz="4" w:space="0" w:color="auto"/>
              <w:right w:val="nil"/>
            </w:tcBorders>
            <w:shd w:val="clear" w:color="auto" w:fill="auto"/>
            <w:noWrap/>
            <w:vAlign w:val="bottom"/>
            <w:hideMark/>
          </w:tcPr>
          <w:p w14:paraId="13AD898A" w14:textId="77777777" w:rsidR="00362463" w:rsidRPr="00362463" w:rsidRDefault="00362463"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14:paraId="03823D64" w14:textId="77777777" w:rsidR="00362463" w:rsidRPr="00362463" w:rsidRDefault="00362463" w:rsidP="0055125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14:paraId="3679D908" w14:textId="77777777" w:rsidR="00362463" w:rsidRPr="00362463" w:rsidRDefault="00362463" w:rsidP="00551253">
            <w:pPr>
              <w:jc w:val="center"/>
              <w:rPr>
                <w:rFonts w:ascii="Garamond" w:hAnsi="Garamond" w:cs="Calibri"/>
                <w:color w:val="000000"/>
              </w:rPr>
            </w:pPr>
            <w:r w:rsidRPr="00362463">
              <w:rPr>
                <w:rFonts w:ascii="Garamond" w:hAnsi="Garamond" w:cs="Calibri"/>
                <w:color w:val="000000"/>
              </w:rPr>
              <w:t>Total</w:t>
            </w:r>
          </w:p>
        </w:tc>
      </w:tr>
      <w:tr w:rsidR="00362463" w:rsidRPr="007866DC" w14:paraId="0E9262DC" w14:textId="77777777" w:rsidTr="0036637D">
        <w:trPr>
          <w:trHeight w:val="480"/>
          <w:jc w:val="center"/>
        </w:trPr>
        <w:tc>
          <w:tcPr>
            <w:tcW w:w="2203" w:type="dxa"/>
            <w:vMerge w:val="restart"/>
            <w:tcBorders>
              <w:top w:val="nil"/>
              <w:left w:val="nil"/>
              <w:bottom w:val="nil"/>
              <w:right w:val="nil"/>
            </w:tcBorders>
            <w:shd w:val="clear" w:color="auto" w:fill="auto"/>
            <w:vAlign w:val="center"/>
            <w:hideMark/>
          </w:tcPr>
          <w:p w14:paraId="23151A4A" w14:textId="77777777" w:rsidR="00362463" w:rsidRPr="00362463" w:rsidRDefault="00362463" w:rsidP="00551253">
            <w:pPr>
              <w:jc w:val="center"/>
              <w:rPr>
                <w:rFonts w:ascii="Garamond" w:hAnsi="Garamond" w:cs="Calibri"/>
                <w:color w:val="000000"/>
              </w:rPr>
            </w:pPr>
            <w:r w:rsidRPr="00362463">
              <w:rPr>
                <w:rFonts w:ascii="Garamond" w:hAnsi="Garamond" w:cs="Calibri"/>
                <w:color w:val="000000"/>
              </w:rPr>
              <w:t>True subscription status</w:t>
            </w:r>
          </w:p>
        </w:tc>
        <w:tc>
          <w:tcPr>
            <w:tcW w:w="829" w:type="dxa"/>
            <w:tcBorders>
              <w:top w:val="nil"/>
              <w:left w:val="nil"/>
              <w:bottom w:val="nil"/>
              <w:right w:val="nil"/>
            </w:tcBorders>
            <w:shd w:val="clear" w:color="auto" w:fill="auto"/>
            <w:noWrap/>
            <w:vAlign w:val="bottom"/>
            <w:hideMark/>
          </w:tcPr>
          <w:p w14:paraId="7B9E583B" w14:textId="77777777" w:rsidR="00362463" w:rsidRPr="00362463" w:rsidRDefault="00362463"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single" w:sz="4" w:space="0" w:color="auto"/>
              <w:bottom w:val="nil"/>
              <w:right w:val="nil"/>
            </w:tcBorders>
            <w:shd w:val="clear" w:color="auto" w:fill="auto"/>
            <w:noWrap/>
            <w:vAlign w:val="bottom"/>
            <w:hideMark/>
          </w:tcPr>
          <w:p w14:paraId="04ABB6FD" w14:textId="77777777" w:rsidR="00362463" w:rsidRPr="00362463" w:rsidRDefault="00362463" w:rsidP="00551253">
            <w:pPr>
              <w:jc w:val="center"/>
              <w:rPr>
                <w:rFonts w:ascii="Garamond" w:hAnsi="Garamond" w:cs="Calibri"/>
                <w:color w:val="000000"/>
              </w:rPr>
            </w:pPr>
          </w:p>
        </w:tc>
        <w:tc>
          <w:tcPr>
            <w:tcW w:w="819" w:type="dxa"/>
            <w:tcBorders>
              <w:top w:val="nil"/>
              <w:left w:val="nil"/>
              <w:bottom w:val="nil"/>
              <w:right w:val="nil"/>
            </w:tcBorders>
            <w:shd w:val="clear" w:color="auto" w:fill="auto"/>
            <w:noWrap/>
            <w:vAlign w:val="bottom"/>
            <w:hideMark/>
          </w:tcPr>
          <w:p w14:paraId="4A97BC96" w14:textId="77777777" w:rsidR="00362463" w:rsidRPr="00362463" w:rsidRDefault="00362463" w:rsidP="00551253">
            <w:pPr>
              <w:jc w:val="center"/>
              <w:rPr>
                <w:rFonts w:ascii="Garamond" w:hAnsi="Garamond" w:cs="Calibri"/>
                <w:color w:val="000000"/>
              </w:rPr>
            </w:pPr>
          </w:p>
        </w:tc>
        <w:tc>
          <w:tcPr>
            <w:tcW w:w="1010" w:type="dxa"/>
            <w:tcBorders>
              <w:top w:val="nil"/>
              <w:left w:val="single" w:sz="4" w:space="0" w:color="auto"/>
              <w:bottom w:val="nil"/>
              <w:right w:val="nil"/>
            </w:tcBorders>
            <w:shd w:val="clear" w:color="auto" w:fill="auto"/>
            <w:noWrap/>
            <w:vAlign w:val="bottom"/>
            <w:hideMark/>
          </w:tcPr>
          <w:p w14:paraId="3A2A9491" w14:textId="77777777" w:rsidR="00362463" w:rsidRPr="00362463" w:rsidRDefault="00362463" w:rsidP="00551253">
            <w:pPr>
              <w:jc w:val="center"/>
              <w:rPr>
                <w:rFonts w:ascii="Garamond" w:hAnsi="Garamond" w:cs="Calibri"/>
                <w:color w:val="000000"/>
              </w:rPr>
            </w:pPr>
          </w:p>
        </w:tc>
      </w:tr>
      <w:tr w:rsidR="00362463" w:rsidRPr="007866DC" w14:paraId="05CC8275" w14:textId="77777777" w:rsidTr="0036637D">
        <w:trPr>
          <w:trHeight w:val="400"/>
          <w:jc w:val="center"/>
        </w:trPr>
        <w:tc>
          <w:tcPr>
            <w:tcW w:w="2203" w:type="dxa"/>
            <w:vMerge/>
            <w:tcBorders>
              <w:top w:val="nil"/>
              <w:left w:val="nil"/>
              <w:bottom w:val="nil"/>
              <w:right w:val="nil"/>
            </w:tcBorders>
            <w:vAlign w:val="center"/>
            <w:hideMark/>
          </w:tcPr>
          <w:p w14:paraId="20E73FC8" w14:textId="77777777" w:rsidR="00362463" w:rsidRPr="00362463" w:rsidRDefault="00362463" w:rsidP="00551253">
            <w:pPr>
              <w:rPr>
                <w:rFonts w:ascii="Garamond" w:hAnsi="Garamond" w:cs="Calibri"/>
                <w:color w:val="000000"/>
              </w:rPr>
            </w:pPr>
          </w:p>
        </w:tc>
        <w:tc>
          <w:tcPr>
            <w:tcW w:w="829" w:type="dxa"/>
            <w:tcBorders>
              <w:top w:val="nil"/>
              <w:left w:val="nil"/>
              <w:bottom w:val="single" w:sz="4" w:space="0" w:color="auto"/>
              <w:right w:val="nil"/>
            </w:tcBorders>
            <w:shd w:val="clear" w:color="auto" w:fill="auto"/>
            <w:noWrap/>
            <w:vAlign w:val="bottom"/>
            <w:hideMark/>
          </w:tcPr>
          <w:p w14:paraId="6286956D" w14:textId="77777777" w:rsidR="00362463" w:rsidRPr="00362463" w:rsidRDefault="00362463" w:rsidP="00551253">
            <w:pPr>
              <w:jc w:val="center"/>
              <w:rPr>
                <w:rFonts w:ascii="Garamond" w:hAnsi="Garamond" w:cs="Calibri"/>
                <w:color w:val="000000"/>
              </w:rPr>
            </w:pPr>
            <w:r w:rsidRPr="00362463">
              <w:rPr>
                <w:rFonts w:ascii="Garamond" w:hAnsi="Garamond" w:cs="Calibri"/>
                <w:color w:val="000000"/>
              </w:rPr>
              <w:t>Yes</w:t>
            </w:r>
          </w:p>
        </w:tc>
        <w:tc>
          <w:tcPr>
            <w:tcW w:w="819" w:type="dxa"/>
            <w:tcBorders>
              <w:top w:val="nil"/>
              <w:left w:val="single" w:sz="4" w:space="0" w:color="auto"/>
              <w:bottom w:val="single" w:sz="4" w:space="0" w:color="auto"/>
              <w:right w:val="nil"/>
            </w:tcBorders>
            <w:shd w:val="clear" w:color="auto" w:fill="auto"/>
            <w:noWrap/>
            <w:vAlign w:val="bottom"/>
            <w:hideMark/>
          </w:tcPr>
          <w:p w14:paraId="601F5229" w14:textId="77777777" w:rsidR="00362463" w:rsidRPr="00362463" w:rsidRDefault="00362463" w:rsidP="00551253">
            <w:pPr>
              <w:jc w:val="center"/>
              <w:rPr>
                <w:rFonts w:ascii="Garamond" w:hAnsi="Garamond" w:cs="Calibri"/>
                <w:color w:val="000000"/>
              </w:rPr>
            </w:pPr>
          </w:p>
        </w:tc>
        <w:tc>
          <w:tcPr>
            <w:tcW w:w="819" w:type="dxa"/>
            <w:tcBorders>
              <w:top w:val="nil"/>
              <w:left w:val="nil"/>
              <w:bottom w:val="single" w:sz="4" w:space="0" w:color="auto"/>
              <w:right w:val="nil"/>
            </w:tcBorders>
            <w:shd w:val="clear" w:color="auto" w:fill="auto"/>
            <w:noWrap/>
            <w:vAlign w:val="bottom"/>
            <w:hideMark/>
          </w:tcPr>
          <w:p w14:paraId="2C9FC763" w14:textId="77777777" w:rsidR="00362463" w:rsidRPr="00362463" w:rsidRDefault="00362463" w:rsidP="00551253">
            <w:pPr>
              <w:jc w:val="center"/>
              <w:rPr>
                <w:rFonts w:ascii="Garamond" w:hAnsi="Garamond" w:cs="Calibri"/>
                <w:color w:val="000000"/>
              </w:rPr>
            </w:pPr>
          </w:p>
        </w:tc>
        <w:tc>
          <w:tcPr>
            <w:tcW w:w="1010" w:type="dxa"/>
            <w:tcBorders>
              <w:top w:val="nil"/>
              <w:left w:val="single" w:sz="4" w:space="0" w:color="auto"/>
              <w:bottom w:val="nil"/>
              <w:right w:val="nil"/>
            </w:tcBorders>
            <w:shd w:val="clear" w:color="auto" w:fill="auto"/>
            <w:noWrap/>
            <w:vAlign w:val="bottom"/>
            <w:hideMark/>
          </w:tcPr>
          <w:p w14:paraId="08B0E84D" w14:textId="77777777" w:rsidR="00362463" w:rsidRPr="00362463" w:rsidRDefault="00362463" w:rsidP="00551253">
            <w:pPr>
              <w:jc w:val="center"/>
              <w:rPr>
                <w:rFonts w:ascii="Garamond" w:hAnsi="Garamond" w:cs="Calibri"/>
                <w:color w:val="000000"/>
              </w:rPr>
            </w:pPr>
          </w:p>
        </w:tc>
      </w:tr>
      <w:tr w:rsidR="00362463" w:rsidRPr="007866DC" w14:paraId="26BA7A4D" w14:textId="77777777" w:rsidTr="0036637D">
        <w:trPr>
          <w:trHeight w:val="320"/>
          <w:jc w:val="center"/>
        </w:trPr>
        <w:tc>
          <w:tcPr>
            <w:tcW w:w="2203" w:type="dxa"/>
            <w:tcBorders>
              <w:top w:val="nil"/>
              <w:left w:val="nil"/>
              <w:bottom w:val="double" w:sz="6" w:space="0" w:color="auto"/>
              <w:right w:val="nil"/>
            </w:tcBorders>
            <w:shd w:val="clear" w:color="auto" w:fill="auto"/>
            <w:noWrap/>
            <w:vAlign w:val="bottom"/>
            <w:hideMark/>
          </w:tcPr>
          <w:p w14:paraId="11B563A0" w14:textId="77777777" w:rsidR="00362463" w:rsidRPr="00362463" w:rsidRDefault="00362463" w:rsidP="00551253">
            <w:pPr>
              <w:rPr>
                <w:rFonts w:ascii="Garamond" w:hAnsi="Garamond" w:cs="Calibri"/>
                <w:color w:val="000000"/>
              </w:rPr>
            </w:pPr>
            <w:r w:rsidRPr="00362463">
              <w:rPr>
                <w:rFonts w:ascii="Garamond" w:hAnsi="Garamond" w:cs="Calibri"/>
                <w:color w:val="000000"/>
              </w:rPr>
              <w:t> </w:t>
            </w:r>
          </w:p>
        </w:tc>
        <w:tc>
          <w:tcPr>
            <w:tcW w:w="829" w:type="dxa"/>
            <w:tcBorders>
              <w:top w:val="nil"/>
              <w:left w:val="nil"/>
              <w:bottom w:val="double" w:sz="6" w:space="0" w:color="auto"/>
              <w:right w:val="single" w:sz="4" w:space="0" w:color="auto"/>
            </w:tcBorders>
            <w:shd w:val="clear" w:color="auto" w:fill="auto"/>
            <w:noWrap/>
            <w:vAlign w:val="bottom"/>
            <w:hideMark/>
          </w:tcPr>
          <w:p w14:paraId="76BBAF8A" w14:textId="77777777" w:rsidR="00362463" w:rsidRPr="00362463" w:rsidRDefault="00362463" w:rsidP="00551253">
            <w:pPr>
              <w:jc w:val="center"/>
              <w:rPr>
                <w:rFonts w:ascii="Garamond" w:hAnsi="Garamond" w:cs="Calibri"/>
                <w:color w:val="000000"/>
              </w:rPr>
            </w:pPr>
            <w:r w:rsidRPr="00362463">
              <w:rPr>
                <w:rFonts w:ascii="Garamond" w:hAnsi="Garamond" w:cs="Calibri"/>
                <w:color w:val="000000"/>
              </w:rPr>
              <w:t>Total</w:t>
            </w:r>
          </w:p>
        </w:tc>
        <w:tc>
          <w:tcPr>
            <w:tcW w:w="819" w:type="dxa"/>
            <w:tcBorders>
              <w:top w:val="nil"/>
              <w:left w:val="nil"/>
              <w:bottom w:val="double" w:sz="6" w:space="0" w:color="auto"/>
              <w:right w:val="nil"/>
            </w:tcBorders>
            <w:shd w:val="clear" w:color="auto" w:fill="auto"/>
            <w:noWrap/>
            <w:vAlign w:val="bottom"/>
            <w:hideMark/>
          </w:tcPr>
          <w:p w14:paraId="194A26BD" w14:textId="77777777" w:rsidR="00362463" w:rsidRPr="00362463" w:rsidRDefault="00362463" w:rsidP="00551253">
            <w:pPr>
              <w:jc w:val="center"/>
              <w:rPr>
                <w:rFonts w:ascii="Garamond" w:hAnsi="Garamond" w:cs="Calibri"/>
                <w:color w:val="000000"/>
              </w:rPr>
            </w:pPr>
          </w:p>
        </w:tc>
        <w:tc>
          <w:tcPr>
            <w:tcW w:w="819" w:type="dxa"/>
            <w:tcBorders>
              <w:top w:val="nil"/>
              <w:left w:val="nil"/>
              <w:bottom w:val="double" w:sz="6" w:space="0" w:color="auto"/>
              <w:right w:val="single" w:sz="4" w:space="0" w:color="auto"/>
            </w:tcBorders>
            <w:shd w:val="clear" w:color="auto" w:fill="auto"/>
            <w:noWrap/>
            <w:vAlign w:val="bottom"/>
            <w:hideMark/>
          </w:tcPr>
          <w:p w14:paraId="4CBCDFD3" w14:textId="77777777" w:rsidR="00362463" w:rsidRPr="00362463" w:rsidRDefault="00362463" w:rsidP="00551253">
            <w:pPr>
              <w:jc w:val="center"/>
              <w:rPr>
                <w:rFonts w:ascii="Garamond" w:hAnsi="Garamond" w:cs="Calibri"/>
                <w:color w:val="000000"/>
              </w:rPr>
            </w:pPr>
          </w:p>
        </w:tc>
        <w:tc>
          <w:tcPr>
            <w:tcW w:w="1010" w:type="dxa"/>
            <w:tcBorders>
              <w:top w:val="single" w:sz="4" w:space="0" w:color="auto"/>
              <w:left w:val="nil"/>
              <w:bottom w:val="double" w:sz="6" w:space="0" w:color="auto"/>
              <w:right w:val="nil"/>
            </w:tcBorders>
            <w:shd w:val="clear" w:color="auto" w:fill="auto"/>
            <w:noWrap/>
            <w:vAlign w:val="bottom"/>
            <w:hideMark/>
          </w:tcPr>
          <w:p w14:paraId="04E38037" w14:textId="77777777" w:rsidR="00362463" w:rsidRPr="00362463" w:rsidRDefault="00362463" w:rsidP="00551253">
            <w:pPr>
              <w:jc w:val="center"/>
              <w:rPr>
                <w:rFonts w:ascii="Garamond" w:hAnsi="Garamond" w:cs="Calibri"/>
                <w:color w:val="000000"/>
              </w:rPr>
            </w:pPr>
          </w:p>
        </w:tc>
      </w:tr>
    </w:tbl>
    <w:p w14:paraId="5AF297EA" w14:textId="77777777" w:rsidR="00362463" w:rsidRPr="007866DC" w:rsidRDefault="00362463" w:rsidP="00CA26D8">
      <w:pPr>
        <w:spacing w:line="360" w:lineRule="auto"/>
        <w:rPr>
          <w:rFonts w:ascii="Garamond" w:hAnsi="Garamond"/>
        </w:rPr>
      </w:pPr>
    </w:p>
    <w:p w14:paraId="27BAD1D6" w14:textId="77777777" w:rsidR="00362463" w:rsidRPr="007866DC" w:rsidRDefault="00362463" w:rsidP="00CA26D8">
      <w:pPr>
        <w:spacing w:line="360" w:lineRule="auto"/>
        <w:rPr>
          <w:rFonts w:ascii="Garamond" w:hAnsi="Garamond"/>
          <w:color w:val="FF0000"/>
        </w:rPr>
      </w:pPr>
      <w:r w:rsidRPr="007866DC">
        <w:rPr>
          <w:rFonts w:ascii="Garamond" w:hAnsi="Garamond"/>
          <w:color w:val="FF0000"/>
        </w:rPr>
        <w:t>Note: there are some problem with R code for logistic model test data confusion matrix.----Fix next time!!</w:t>
      </w:r>
    </w:p>
    <w:tbl>
      <w:tblPr>
        <w:tblW w:w="3780" w:type="dxa"/>
        <w:jc w:val="center"/>
        <w:tblLook w:val="04A0" w:firstRow="1" w:lastRow="0" w:firstColumn="1" w:lastColumn="0" w:noHBand="0" w:noVBand="1"/>
      </w:tblPr>
      <w:tblGrid>
        <w:gridCol w:w="1240"/>
        <w:gridCol w:w="1480"/>
        <w:gridCol w:w="1060"/>
      </w:tblGrid>
      <w:tr w:rsidR="00E85643" w:rsidRPr="007866DC" w14:paraId="54F1C148" w14:textId="77777777" w:rsidTr="0036637D">
        <w:trPr>
          <w:trHeight w:val="320"/>
          <w:jc w:val="center"/>
        </w:trPr>
        <w:tc>
          <w:tcPr>
            <w:tcW w:w="2720" w:type="dxa"/>
            <w:gridSpan w:val="2"/>
            <w:tcBorders>
              <w:top w:val="nil"/>
              <w:left w:val="nil"/>
              <w:bottom w:val="double" w:sz="6" w:space="0" w:color="auto"/>
              <w:right w:val="nil"/>
            </w:tcBorders>
            <w:shd w:val="clear" w:color="auto" w:fill="auto"/>
            <w:noWrap/>
            <w:vAlign w:val="bottom"/>
            <w:hideMark/>
          </w:tcPr>
          <w:p w14:paraId="4510D2D0" w14:textId="77777777" w:rsidR="00E85643" w:rsidRPr="007866DC" w:rsidRDefault="00E24C84">
            <w:pPr>
              <w:rPr>
                <w:rFonts w:ascii="Garamond" w:hAnsi="Garamond"/>
                <w:b/>
                <w:bCs/>
                <w:color w:val="000000"/>
              </w:rPr>
            </w:pPr>
            <w:r w:rsidRPr="007866DC">
              <w:rPr>
                <w:rFonts w:ascii="Garamond" w:hAnsi="Garamond"/>
                <w:b/>
                <w:bCs/>
                <w:color w:val="000000"/>
              </w:rPr>
              <w:lastRenderedPageBreak/>
              <w:t xml:space="preserve">Table---. </w:t>
            </w:r>
            <w:r w:rsidR="00973688">
              <w:rPr>
                <w:rFonts w:ascii="Garamond" w:hAnsi="Garamond"/>
                <w:b/>
                <w:bCs/>
                <w:color w:val="000000"/>
              </w:rPr>
              <w:t>LR</w:t>
            </w:r>
            <w:r w:rsidR="00E85643" w:rsidRPr="007866DC">
              <w:rPr>
                <w:rFonts w:ascii="Garamond" w:hAnsi="Garamond"/>
                <w:b/>
                <w:bCs/>
                <w:color w:val="000000"/>
              </w:rPr>
              <w:t xml:space="preserve"> Accuracy</w:t>
            </w:r>
          </w:p>
        </w:tc>
        <w:tc>
          <w:tcPr>
            <w:tcW w:w="1060" w:type="dxa"/>
            <w:tcBorders>
              <w:top w:val="nil"/>
              <w:left w:val="nil"/>
              <w:bottom w:val="double" w:sz="6" w:space="0" w:color="auto"/>
              <w:right w:val="nil"/>
            </w:tcBorders>
            <w:shd w:val="clear" w:color="auto" w:fill="auto"/>
            <w:noWrap/>
            <w:vAlign w:val="bottom"/>
            <w:hideMark/>
          </w:tcPr>
          <w:p w14:paraId="317447C3" w14:textId="77777777" w:rsidR="00E85643" w:rsidRPr="007866DC" w:rsidRDefault="00E85643">
            <w:pPr>
              <w:rPr>
                <w:rFonts w:ascii="Garamond" w:hAnsi="Garamond"/>
                <w:color w:val="000000"/>
              </w:rPr>
            </w:pPr>
            <w:r w:rsidRPr="007866DC">
              <w:rPr>
                <w:rFonts w:ascii="Garamond" w:hAnsi="Garamond"/>
                <w:color w:val="000000"/>
              </w:rPr>
              <w:t> </w:t>
            </w:r>
          </w:p>
        </w:tc>
      </w:tr>
      <w:tr w:rsidR="00E85643" w:rsidRPr="007866DC" w14:paraId="569C72E7" w14:textId="77777777" w:rsidTr="0036637D">
        <w:trPr>
          <w:trHeight w:val="320"/>
          <w:jc w:val="center"/>
        </w:trPr>
        <w:tc>
          <w:tcPr>
            <w:tcW w:w="1240" w:type="dxa"/>
            <w:tcBorders>
              <w:top w:val="nil"/>
              <w:left w:val="nil"/>
              <w:bottom w:val="single" w:sz="4" w:space="0" w:color="auto"/>
              <w:right w:val="nil"/>
            </w:tcBorders>
            <w:shd w:val="clear" w:color="auto" w:fill="auto"/>
            <w:noWrap/>
            <w:vAlign w:val="center"/>
            <w:hideMark/>
          </w:tcPr>
          <w:p w14:paraId="5990BEE5" w14:textId="77777777" w:rsidR="00E85643" w:rsidRPr="007866DC" w:rsidRDefault="00973688">
            <w:pPr>
              <w:jc w:val="center"/>
              <w:rPr>
                <w:rFonts w:ascii="Garamond" w:hAnsi="Garamond"/>
                <w:b/>
                <w:bCs/>
                <w:color w:val="000000"/>
              </w:rPr>
            </w:pPr>
            <w:r>
              <w:rPr>
                <w:rFonts w:ascii="Garamond" w:hAnsi="Garamond"/>
                <w:b/>
                <w:bCs/>
                <w:color w:val="000000"/>
              </w:rPr>
              <w:t>LR</w:t>
            </w:r>
          </w:p>
        </w:tc>
        <w:tc>
          <w:tcPr>
            <w:tcW w:w="1480" w:type="dxa"/>
            <w:tcBorders>
              <w:top w:val="nil"/>
              <w:left w:val="single" w:sz="4" w:space="0" w:color="auto"/>
              <w:bottom w:val="single" w:sz="4" w:space="0" w:color="auto"/>
              <w:right w:val="nil"/>
            </w:tcBorders>
            <w:shd w:val="clear" w:color="auto" w:fill="auto"/>
            <w:noWrap/>
            <w:vAlign w:val="center"/>
            <w:hideMark/>
          </w:tcPr>
          <w:p w14:paraId="20F84BEF" w14:textId="77777777" w:rsidR="00E85643" w:rsidRPr="007866DC" w:rsidRDefault="00E85643">
            <w:pPr>
              <w:jc w:val="center"/>
              <w:rPr>
                <w:rFonts w:ascii="Garamond" w:hAnsi="Garamond"/>
                <w:color w:val="000000"/>
              </w:rPr>
            </w:pPr>
            <w:r w:rsidRPr="007866DC">
              <w:rPr>
                <w:rFonts w:ascii="Garamond" w:hAnsi="Garamond"/>
                <w:color w:val="000000"/>
              </w:rPr>
              <w:t>Training data</w:t>
            </w:r>
          </w:p>
        </w:tc>
        <w:tc>
          <w:tcPr>
            <w:tcW w:w="1060" w:type="dxa"/>
            <w:tcBorders>
              <w:top w:val="nil"/>
              <w:left w:val="nil"/>
              <w:bottom w:val="single" w:sz="4" w:space="0" w:color="auto"/>
              <w:right w:val="nil"/>
            </w:tcBorders>
            <w:shd w:val="clear" w:color="auto" w:fill="auto"/>
            <w:noWrap/>
            <w:vAlign w:val="center"/>
            <w:hideMark/>
          </w:tcPr>
          <w:p w14:paraId="7085C326" w14:textId="77777777" w:rsidR="00E85643" w:rsidRPr="007866DC" w:rsidRDefault="00E85643" w:rsidP="00145EF5">
            <w:pPr>
              <w:ind w:right="-113"/>
              <w:jc w:val="center"/>
              <w:rPr>
                <w:rFonts w:ascii="Garamond" w:hAnsi="Garamond"/>
                <w:color w:val="000000"/>
              </w:rPr>
            </w:pPr>
            <w:r w:rsidRPr="007866DC">
              <w:rPr>
                <w:rFonts w:ascii="Garamond" w:hAnsi="Garamond"/>
                <w:color w:val="000000"/>
              </w:rPr>
              <w:t>Test data</w:t>
            </w:r>
          </w:p>
        </w:tc>
      </w:tr>
      <w:tr w:rsidR="00E85643" w:rsidRPr="007866DC" w14:paraId="7F27C979" w14:textId="77777777" w:rsidTr="0036637D">
        <w:trPr>
          <w:trHeight w:val="340"/>
          <w:jc w:val="center"/>
        </w:trPr>
        <w:tc>
          <w:tcPr>
            <w:tcW w:w="1240" w:type="dxa"/>
            <w:tcBorders>
              <w:top w:val="nil"/>
              <w:left w:val="nil"/>
              <w:bottom w:val="double" w:sz="6" w:space="0" w:color="auto"/>
              <w:right w:val="nil"/>
            </w:tcBorders>
            <w:shd w:val="clear" w:color="auto" w:fill="auto"/>
            <w:vAlign w:val="center"/>
            <w:hideMark/>
          </w:tcPr>
          <w:p w14:paraId="4AF0E98D" w14:textId="77777777" w:rsidR="00E85643" w:rsidRPr="007866DC" w:rsidRDefault="00E85643">
            <w:pPr>
              <w:jc w:val="center"/>
              <w:rPr>
                <w:rFonts w:ascii="Garamond" w:hAnsi="Garamond"/>
                <w:color w:val="000000"/>
              </w:rPr>
            </w:pPr>
            <w:r w:rsidRPr="007866DC">
              <w:rPr>
                <w:rFonts w:ascii="Garamond" w:hAnsi="Garamond"/>
                <w:color w:val="000000"/>
              </w:rPr>
              <w:t>Accuracy</w:t>
            </w:r>
          </w:p>
        </w:tc>
        <w:tc>
          <w:tcPr>
            <w:tcW w:w="1480" w:type="dxa"/>
            <w:tcBorders>
              <w:top w:val="nil"/>
              <w:left w:val="single" w:sz="4" w:space="0" w:color="auto"/>
              <w:bottom w:val="double" w:sz="6" w:space="0" w:color="auto"/>
              <w:right w:val="nil"/>
            </w:tcBorders>
            <w:shd w:val="clear" w:color="auto" w:fill="auto"/>
            <w:noWrap/>
            <w:vAlign w:val="center"/>
            <w:hideMark/>
          </w:tcPr>
          <w:p w14:paraId="173C93B4" w14:textId="77777777" w:rsidR="00E85643" w:rsidRPr="007866DC" w:rsidRDefault="00E85643">
            <w:pPr>
              <w:jc w:val="center"/>
              <w:rPr>
                <w:rFonts w:ascii="Garamond" w:hAnsi="Garamond"/>
                <w:color w:val="000000"/>
              </w:rPr>
            </w:pPr>
            <w:r w:rsidRPr="007866DC">
              <w:rPr>
                <w:rFonts w:ascii="Garamond" w:hAnsi="Garamond"/>
                <w:color w:val="000000"/>
              </w:rPr>
              <w:t>71.39%</w:t>
            </w:r>
          </w:p>
        </w:tc>
        <w:tc>
          <w:tcPr>
            <w:tcW w:w="1060" w:type="dxa"/>
            <w:tcBorders>
              <w:top w:val="nil"/>
              <w:left w:val="nil"/>
              <w:bottom w:val="double" w:sz="6" w:space="0" w:color="auto"/>
              <w:right w:val="nil"/>
            </w:tcBorders>
            <w:shd w:val="clear" w:color="auto" w:fill="auto"/>
            <w:noWrap/>
            <w:vAlign w:val="center"/>
            <w:hideMark/>
          </w:tcPr>
          <w:p w14:paraId="09FB0CD4" w14:textId="77777777" w:rsidR="00E85643" w:rsidRPr="007866DC" w:rsidRDefault="00E85643">
            <w:pPr>
              <w:jc w:val="center"/>
              <w:rPr>
                <w:rFonts w:ascii="Garamond" w:hAnsi="Garamond"/>
                <w:color w:val="000000"/>
              </w:rPr>
            </w:pPr>
            <w:r w:rsidRPr="007866DC">
              <w:rPr>
                <w:rFonts w:ascii="Garamond" w:hAnsi="Garamond"/>
                <w:color w:val="000000"/>
              </w:rPr>
              <w:t>71.38%</w:t>
            </w:r>
          </w:p>
        </w:tc>
      </w:tr>
    </w:tbl>
    <w:p w14:paraId="34692A75" w14:textId="77777777" w:rsidR="0047203E" w:rsidRPr="007866DC" w:rsidRDefault="0047203E" w:rsidP="00CA26D8">
      <w:pPr>
        <w:spacing w:line="360" w:lineRule="auto"/>
        <w:rPr>
          <w:rFonts w:ascii="Garamond" w:hAnsi="Garamond"/>
        </w:rPr>
      </w:pPr>
    </w:p>
    <w:p w14:paraId="418E9BF4" w14:textId="77777777" w:rsidR="00CA26D8" w:rsidRDefault="00CA26D8" w:rsidP="00720FAD">
      <w:pPr>
        <w:spacing w:line="360" w:lineRule="auto"/>
        <w:ind w:firstLine="720"/>
        <w:rPr>
          <w:rFonts w:ascii="Garamond" w:hAnsi="Garamond"/>
          <w:b/>
          <w:bCs/>
        </w:rPr>
      </w:pPr>
      <w:r w:rsidRPr="007866DC">
        <w:rPr>
          <w:rFonts w:ascii="Garamond" w:hAnsi="Garamond"/>
          <w:b/>
          <w:bCs/>
        </w:rPr>
        <w:t>4.2. CART</w:t>
      </w:r>
    </w:p>
    <w:p w14:paraId="1701A421" w14:textId="77777777" w:rsidR="009A6496" w:rsidRPr="009A6496" w:rsidRDefault="0096046C" w:rsidP="00720FAD">
      <w:pPr>
        <w:spacing w:line="360" w:lineRule="auto"/>
        <w:ind w:firstLine="720"/>
        <w:rPr>
          <w:rFonts w:ascii="Garamond" w:hAnsi="Garamond"/>
        </w:rPr>
      </w:pPr>
      <w:r>
        <w:rPr>
          <w:rFonts w:ascii="Garamond" w:hAnsi="Garamond"/>
        </w:rPr>
        <w:tab/>
      </w:r>
      <w:r w:rsidR="00F0422E" w:rsidRPr="00E175C4">
        <w:rPr>
          <w:rFonts w:ascii="Garamond" w:hAnsi="Garamond"/>
          <w:color w:val="C00000"/>
        </w:rPr>
        <w:t xml:space="preserve">(Do we have to introduce the algorithm? </w:t>
      </w:r>
      <w:r w:rsidR="008103DE" w:rsidRPr="00E175C4">
        <w:rPr>
          <w:rFonts w:ascii="Garamond" w:hAnsi="Garamond"/>
          <w:color w:val="C00000"/>
        </w:rPr>
        <w:t>-</w:t>
      </w:r>
      <w:r w:rsidR="00F0422E" w:rsidRPr="00E175C4">
        <w:rPr>
          <w:rFonts w:ascii="Garamond" w:hAnsi="Garamond"/>
          <w:color w:val="C00000"/>
        </w:rPr>
        <w:t>) (+Advantages &amp;disadvantages of CART)</w:t>
      </w:r>
      <w:r w:rsidR="008103DE" w:rsidRPr="00E175C4">
        <w:rPr>
          <w:rFonts w:ascii="Garamond" w:hAnsi="Garamond"/>
          <w:color w:val="C00000"/>
        </w:rPr>
        <w:t>------------------------------</w:t>
      </w:r>
      <w:r>
        <w:rPr>
          <w:rFonts w:ascii="Garamond" w:hAnsi="Garamond"/>
        </w:rPr>
        <w:t xml:space="preserve">The </w:t>
      </w:r>
      <w:commentRangeStart w:id="11"/>
      <w:r>
        <w:rPr>
          <w:rFonts w:ascii="Garamond" w:hAnsi="Garamond"/>
        </w:rPr>
        <w:t xml:space="preserve">tree before pruning </w:t>
      </w:r>
      <w:commentRangeEnd w:id="11"/>
      <w:r w:rsidR="003156A3">
        <w:rPr>
          <w:rStyle w:val="CommentReference"/>
        </w:rPr>
        <w:commentReference w:id="11"/>
      </w:r>
      <w:r>
        <w:rPr>
          <w:rFonts w:ascii="Garamond" w:hAnsi="Garamond"/>
        </w:rPr>
        <w:t>and after are exact the same, with the result of 83.76% training accuracy and 83.46% test accuracy.</w:t>
      </w:r>
      <w:r w:rsidR="002B0E72">
        <w:rPr>
          <w:rFonts w:ascii="Garamond" w:hAnsi="Garamond"/>
        </w:rPr>
        <w:t xml:space="preserve"> It resulted tree has 6 terminal nodes.</w:t>
      </w:r>
    </w:p>
    <w:p w14:paraId="35023A37" w14:textId="77777777" w:rsidR="00D41D67" w:rsidRPr="007866DC" w:rsidRDefault="00D41D67" w:rsidP="0036637D">
      <w:pPr>
        <w:spacing w:line="360" w:lineRule="auto"/>
        <w:ind w:firstLine="720"/>
        <w:jc w:val="center"/>
        <w:rPr>
          <w:rFonts w:ascii="Garamond" w:hAnsi="Garamond"/>
          <w:b/>
          <w:bCs/>
        </w:rPr>
      </w:pPr>
      <w:r w:rsidRPr="00D41D67">
        <w:rPr>
          <w:rFonts w:ascii="Garamond" w:hAnsi="Garamond"/>
          <w:b/>
          <w:bCs/>
          <w:noProof/>
        </w:rPr>
        <w:drawing>
          <wp:inline distT="0" distB="0" distL="0" distR="0" wp14:anchorId="5721336C" wp14:editId="2FBE9B2A">
            <wp:extent cx="3343053" cy="357847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7888" cy="3594359"/>
                    </a:xfrm>
                    <a:prstGeom prst="rect">
                      <a:avLst/>
                    </a:prstGeom>
                  </pic:spPr>
                </pic:pic>
              </a:graphicData>
            </a:graphic>
          </wp:inline>
        </w:drawing>
      </w:r>
    </w:p>
    <w:tbl>
      <w:tblPr>
        <w:tblW w:w="5680" w:type="dxa"/>
        <w:jc w:val="center"/>
        <w:tblLook w:val="04A0" w:firstRow="1" w:lastRow="0" w:firstColumn="1" w:lastColumn="0" w:noHBand="0" w:noVBand="1"/>
      </w:tblPr>
      <w:tblGrid>
        <w:gridCol w:w="2203"/>
        <w:gridCol w:w="829"/>
        <w:gridCol w:w="819"/>
        <w:gridCol w:w="819"/>
        <w:gridCol w:w="1010"/>
      </w:tblGrid>
      <w:tr w:rsidR="00A32FAD" w:rsidRPr="007866DC" w14:paraId="1A89A937" w14:textId="77777777" w:rsidTr="002062B9">
        <w:trPr>
          <w:trHeight w:val="340"/>
          <w:jc w:val="center"/>
        </w:trPr>
        <w:tc>
          <w:tcPr>
            <w:tcW w:w="5680" w:type="dxa"/>
            <w:gridSpan w:val="5"/>
            <w:tcBorders>
              <w:top w:val="nil"/>
              <w:left w:val="nil"/>
              <w:bottom w:val="double" w:sz="6" w:space="0" w:color="auto"/>
              <w:right w:val="nil"/>
            </w:tcBorders>
            <w:shd w:val="clear" w:color="auto" w:fill="auto"/>
            <w:noWrap/>
            <w:vAlign w:val="center"/>
            <w:hideMark/>
          </w:tcPr>
          <w:p w14:paraId="31801A9C" w14:textId="77777777" w:rsidR="00A32FAD" w:rsidRPr="007866DC" w:rsidRDefault="00A32FAD" w:rsidP="00551253">
            <w:pPr>
              <w:jc w:val="center"/>
              <w:rPr>
                <w:rFonts w:ascii="Garamond" w:hAnsi="Garamond" w:cs="Calibri"/>
                <w:b/>
                <w:bCs/>
                <w:color w:val="000000"/>
              </w:rPr>
            </w:pPr>
            <w:r w:rsidRPr="007866DC">
              <w:rPr>
                <w:rFonts w:ascii="Garamond" w:hAnsi="Garamond" w:cs="Calibri"/>
                <w:b/>
                <w:bCs/>
                <w:color w:val="000000"/>
              </w:rPr>
              <w:t>Table--Confusion matrix of CART with training data</w:t>
            </w:r>
          </w:p>
        </w:tc>
      </w:tr>
      <w:tr w:rsidR="00A32FAD" w:rsidRPr="007866DC" w14:paraId="255DD66A" w14:textId="77777777" w:rsidTr="002062B9">
        <w:trPr>
          <w:trHeight w:val="320"/>
          <w:jc w:val="center"/>
        </w:trPr>
        <w:tc>
          <w:tcPr>
            <w:tcW w:w="2203" w:type="dxa"/>
            <w:tcBorders>
              <w:top w:val="nil"/>
              <w:left w:val="nil"/>
              <w:bottom w:val="nil"/>
              <w:right w:val="nil"/>
            </w:tcBorders>
            <w:shd w:val="clear" w:color="auto" w:fill="auto"/>
            <w:noWrap/>
            <w:vAlign w:val="bottom"/>
            <w:hideMark/>
          </w:tcPr>
          <w:p w14:paraId="2E2D74F4" w14:textId="77777777" w:rsidR="00A32FAD" w:rsidRPr="00362463" w:rsidRDefault="00A32FAD" w:rsidP="00551253">
            <w:pPr>
              <w:jc w:val="center"/>
              <w:rPr>
                <w:rFonts w:ascii="Garamond" w:hAnsi="Garamond" w:cs="Calibri"/>
                <w:b/>
                <w:bCs/>
                <w:color w:val="000000"/>
              </w:rPr>
            </w:pPr>
          </w:p>
        </w:tc>
        <w:tc>
          <w:tcPr>
            <w:tcW w:w="829" w:type="dxa"/>
            <w:tcBorders>
              <w:top w:val="nil"/>
              <w:left w:val="nil"/>
              <w:bottom w:val="nil"/>
              <w:right w:val="nil"/>
            </w:tcBorders>
            <w:shd w:val="clear" w:color="auto" w:fill="auto"/>
            <w:noWrap/>
            <w:vAlign w:val="bottom"/>
            <w:hideMark/>
          </w:tcPr>
          <w:p w14:paraId="20EC838B" w14:textId="77777777" w:rsidR="00A32FAD" w:rsidRPr="00362463" w:rsidRDefault="00A32FAD" w:rsidP="00551253">
            <w:pPr>
              <w:rPr>
                <w:rFonts w:ascii="Garamond" w:hAnsi="Garamond"/>
              </w:rPr>
            </w:pPr>
          </w:p>
        </w:tc>
        <w:tc>
          <w:tcPr>
            <w:tcW w:w="2648" w:type="dxa"/>
            <w:gridSpan w:val="3"/>
            <w:tcBorders>
              <w:top w:val="nil"/>
              <w:left w:val="single" w:sz="4" w:space="0" w:color="auto"/>
              <w:bottom w:val="nil"/>
              <w:right w:val="nil"/>
            </w:tcBorders>
            <w:shd w:val="clear" w:color="auto" w:fill="auto"/>
            <w:noWrap/>
            <w:vAlign w:val="bottom"/>
            <w:hideMark/>
          </w:tcPr>
          <w:p w14:paraId="2C7F293D" w14:textId="77777777" w:rsidR="00A32FAD" w:rsidRPr="00362463" w:rsidRDefault="00A32FAD" w:rsidP="00551253">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A32FAD" w:rsidRPr="007866DC" w14:paraId="43D01972" w14:textId="77777777" w:rsidTr="002062B9">
        <w:trPr>
          <w:trHeight w:val="300"/>
          <w:jc w:val="center"/>
        </w:trPr>
        <w:tc>
          <w:tcPr>
            <w:tcW w:w="2203" w:type="dxa"/>
            <w:tcBorders>
              <w:top w:val="nil"/>
              <w:left w:val="nil"/>
              <w:bottom w:val="single" w:sz="4" w:space="0" w:color="auto"/>
              <w:right w:val="nil"/>
            </w:tcBorders>
            <w:shd w:val="clear" w:color="auto" w:fill="auto"/>
            <w:noWrap/>
            <w:vAlign w:val="bottom"/>
            <w:hideMark/>
          </w:tcPr>
          <w:p w14:paraId="1BF75E67" w14:textId="77777777" w:rsidR="00A32FAD" w:rsidRPr="00362463" w:rsidRDefault="00A32FAD" w:rsidP="00551253">
            <w:pPr>
              <w:rPr>
                <w:rFonts w:ascii="Garamond" w:hAnsi="Garamond" w:cs="Calibri"/>
                <w:color w:val="000000"/>
              </w:rPr>
            </w:pPr>
            <w:r w:rsidRPr="00362463">
              <w:rPr>
                <w:rFonts w:ascii="Garamond" w:hAnsi="Garamond" w:cs="Calibri"/>
                <w:color w:val="000000"/>
              </w:rPr>
              <w:t> </w:t>
            </w:r>
          </w:p>
        </w:tc>
        <w:tc>
          <w:tcPr>
            <w:tcW w:w="829" w:type="dxa"/>
            <w:tcBorders>
              <w:top w:val="nil"/>
              <w:left w:val="nil"/>
              <w:bottom w:val="single" w:sz="4" w:space="0" w:color="auto"/>
              <w:right w:val="nil"/>
            </w:tcBorders>
            <w:shd w:val="clear" w:color="auto" w:fill="auto"/>
            <w:noWrap/>
            <w:vAlign w:val="bottom"/>
            <w:hideMark/>
          </w:tcPr>
          <w:p w14:paraId="7BED4A3D" w14:textId="77777777" w:rsidR="00A32FAD" w:rsidRPr="00362463" w:rsidRDefault="00A32FAD" w:rsidP="00551253">
            <w:pPr>
              <w:rPr>
                <w:rFonts w:ascii="Garamond" w:hAnsi="Garamond" w:cs="Calibri"/>
                <w:color w:val="000000"/>
              </w:rPr>
            </w:pPr>
            <w:r w:rsidRPr="00362463">
              <w:rPr>
                <w:rFonts w:ascii="Garamond" w:hAnsi="Garamond" w:cs="Calibri"/>
                <w:color w:val="000000"/>
              </w:rPr>
              <w:t> </w:t>
            </w:r>
          </w:p>
        </w:tc>
        <w:tc>
          <w:tcPr>
            <w:tcW w:w="819" w:type="dxa"/>
            <w:tcBorders>
              <w:top w:val="nil"/>
              <w:left w:val="single" w:sz="4" w:space="0" w:color="auto"/>
              <w:bottom w:val="single" w:sz="4" w:space="0" w:color="auto"/>
              <w:right w:val="nil"/>
            </w:tcBorders>
            <w:shd w:val="clear" w:color="auto" w:fill="auto"/>
            <w:noWrap/>
            <w:vAlign w:val="bottom"/>
            <w:hideMark/>
          </w:tcPr>
          <w:p w14:paraId="59460889" w14:textId="77777777" w:rsidR="00A32FAD" w:rsidRPr="00362463" w:rsidRDefault="00A32FAD"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14:paraId="6EC24BB4" w14:textId="77777777" w:rsidR="00A32FAD" w:rsidRPr="00362463" w:rsidRDefault="00A32FAD" w:rsidP="0055125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14:paraId="2EDF33B9" w14:textId="77777777" w:rsidR="00A32FAD" w:rsidRPr="00362463" w:rsidRDefault="00A32FAD" w:rsidP="00551253">
            <w:pPr>
              <w:jc w:val="center"/>
              <w:rPr>
                <w:rFonts w:ascii="Garamond" w:hAnsi="Garamond" w:cs="Calibri"/>
                <w:color w:val="000000"/>
              </w:rPr>
            </w:pPr>
            <w:r w:rsidRPr="00362463">
              <w:rPr>
                <w:rFonts w:ascii="Garamond" w:hAnsi="Garamond" w:cs="Calibri"/>
                <w:color w:val="000000"/>
              </w:rPr>
              <w:t>Total</w:t>
            </w:r>
          </w:p>
        </w:tc>
      </w:tr>
      <w:tr w:rsidR="00A32FAD" w:rsidRPr="007866DC" w14:paraId="1FE5522F" w14:textId="77777777" w:rsidTr="002062B9">
        <w:trPr>
          <w:trHeight w:val="480"/>
          <w:jc w:val="center"/>
        </w:trPr>
        <w:tc>
          <w:tcPr>
            <w:tcW w:w="2203" w:type="dxa"/>
            <w:vMerge w:val="restart"/>
            <w:tcBorders>
              <w:top w:val="nil"/>
              <w:left w:val="nil"/>
              <w:bottom w:val="nil"/>
              <w:right w:val="nil"/>
            </w:tcBorders>
            <w:shd w:val="clear" w:color="auto" w:fill="auto"/>
            <w:vAlign w:val="center"/>
            <w:hideMark/>
          </w:tcPr>
          <w:p w14:paraId="216D1111" w14:textId="77777777" w:rsidR="00A32FAD" w:rsidRPr="00362463" w:rsidRDefault="00A32FAD" w:rsidP="00551253">
            <w:pPr>
              <w:jc w:val="center"/>
              <w:rPr>
                <w:rFonts w:ascii="Garamond" w:hAnsi="Garamond" w:cs="Calibri"/>
                <w:color w:val="000000"/>
              </w:rPr>
            </w:pPr>
            <w:r w:rsidRPr="00362463">
              <w:rPr>
                <w:rFonts w:ascii="Garamond" w:hAnsi="Garamond" w:cs="Calibri"/>
                <w:color w:val="000000"/>
              </w:rPr>
              <w:t>True subscription status</w:t>
            </w:r>
          </w:p>
        </w:tc>
        <w:tc>
          <w:tcPr>
            <w:tcW w:w="829" w:type="dxa"/>
            <w:tcBorders>
              <w:top w:val="nil"/>
              <w:left w:val="nil"/>
              <w:bottom w:val="nil"/>
              <w:right w:val="nil"/>
            </w:tcBorders>
            <w:shd w:val="clear" w:color="auto" w:fill="auto"/>
            <w:noWrap/>
            <w:vAlign w:val="bottom"/>
            <w:hideMark/>
          </w:tcPr>
          <w:p w14:paraId="70348D2B" w14:textId="77777777" w:rsidR="00A32FAD" w:rsidRPr="00362463" w:rsidRDefault="00A32FAD"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single" w:sz="4" w:space="0" w:color="auto"/>
              <w:bottom w:val="nil"/>
              <w:right w:val="nil"/>
            </w:tcBorders>
            <w:shd w:val="clear" w:color="auto" w:fill="auto"/>
            <w:noWrap/>
            <w:vAlign w:val="bottom"/>
            <w:hideMark/>
          </w:tcPr>
          <w:p w14:paraId="2B189C37" w14:textId="77777777" w:rsidR="00A32FAD" w:rsidRPr="00362463" w:rsidRDefault="00E85643" w:rsidP="00551253">
            <w:pPr>
              <w:jc w:val="center"/>
              <w:rPr>
                <w:rFonts w:ascii="Garamond" w:hAnsi="Garamond" w:cs="Calibri"/>
                <w:color w:val="000000"/>
              </w:rPr>
            </w:pPr>
            <w:r w:rsidRPr="007866DC">
              <w:rPr>
                <w:rFonts w:ascii="Garamond" w:hAnsi="Garamond" w:cs="Calibri"/>
                <w:color w:val="000000"/>
              </w:rPr>
              <w:t>7683</w:t>
            </w:r>
          </w:p>
        </w:tc>
        <w:tc>
          <w:tcPr>
            <w:tcW w:w="819" w:type="dxa"/>
            <w:tcBorders>
              <w:top w:val="nil"/>
              <w:left w:val="nil"/>
              <w:bottom w:val="nil"/>
              <w:right w:val="nil"/>
            </w:tcBorders>
            <w:shd w:val="clear" w:color="auto" w:fill="auto"/>
            <w:noWrap/>
            <w:vAlign w:val="bottom"/>
            <w:hideMark/>
          </w:tcPr>
          <w:p w14:paraId="6A2DAB8A" w14:textId="77777777" w:rsidR="00A32FAD" w:rsidRPr="00362463" w:rsidRDefault="00E85643" w:rsidP="00551253">
            <w:pPr>
              <w:jc w:val="center"/>
              <w:rPr>
                <w:rFonts w:ascii="Garamond" w:hAnsi="Garamond" w:cs="Calibri"/>
                <w:color w:val="000000"/>
              </w:rPr>
            </w:pPr>
            <w:r w:rsidRPr="007866DC">
              <w:rPr>
                <w:rFonts w:ascii="Garamond" w:hAnsi="Garamond" w:cs="Calibri"/>
                <w:color w:val="000000"/>
              </w:rPr>
              <w:t>940</w:t>
            </w:r>
          </w:p>
        </w:tc>
        <w:tc>
          <w:tcPr>
            <w:tcW w:w="1010" w:type="dxa"/>
            <w:tcBorders>
              <w:top w:val="nil"/>
              <w:left w:val="single" w:sz="4" w:space="0" w:color="auto"/>
              <w:bottom w:val="nil"/>
              <w:right w:val="nil"/>
            </w:tcBorders>
            <w:shd w:val="clear" w:color="auto" w:fill="auto"/>
            <w:noWrap/>
            <w:vAlign w:val="bottom"/>
            <w:hideMark/>
          </w:tcPr>
          <w:p w14:paraId="751ACADC" w14:textId="77777777" w:rsidR="00A32FAD" w:rsidRPr="00362463" w:rsidRDefault="00E85643" w:rsidP="00551253">
            <w:pPr>
              <w:jc w:val="center"/>
              <w:rPr>
                <w:rFonts w:ascii="Garamond" w:hAnsi="Garamond" w:cs="Calibri"/>
                <w:color w:val="000000"/>
              </w:rPr>
            </w:pPr>
            <w:r w:rsidRPr="007866DC">
              <w:rPr>
                <w:rFonts w:ascii="Garamond" w:hAnsi="Garamond" w:cs="Calibri"/>
                <w:color w:val="000000"/>
              </w:rPr>
              <w:t>8623</w:t>
            </w:r>
          </w:p>
        </w:tc>
      </w:tr>
      <w:tr w:rsidR="00A32FAD" w:rsidRPr="007866DC" w14:paraId="46E747A5" w14:textId="77777777" w:rsidTr="002062B9">
        <w:trPr>
          <w:trHeight w:val="400"/>
          <w:jc w:val="center"/>
        </w:trPr>
        <w:tc>
          <w:tcPr>
            <w:tcW w:w="2203" w:type="dxa"/>
            <w:vMerge/>
            <w:tcBorders>
              <w:top w:val="nil"/>
              <w:left w:val="nil"/>
              <w:bottom w:val="nil"/>
              <w:right w:val="nil"/>
            </w:tcBorders>
            <w:vAlign w:val="center"/>
            <w:hideMark/>
          </w:tcPr>
          <w:p w14:paraId="3B8E9D15" w14:textId="77777777" w:rsidR="00A32FAD" w:rsidRPr="00362463" w:rsidRDefault="00A32FAD" w:rsidP="00551253">
            <w:pPr>
              <w:rPr>
                <w:rFonts w:ascii="Garamond" w:hAnsi="Garamond" w:cs="Calibri"/>
                <w:color w:val="000000"/>
              </w:rPr>
            </w:pPr>
          </w:p>
        </w:tc>
        <w:tc>
          <w:tcPr>
            <w:tcW w:w="829" w:type="dxa"/>
            <w:tcBorders>
              <w:top w:val="nil"/>
              <w:left w:val="nil"/>
              <w:bottom w:val="single" w:sz="4" w:space="0" w:color="auto"/>
              <w:right w:val="nil"/>
            </w:tcBorders>
            <w:shd w:val="clear" w:color="auto" w:fill="auto"/>
            <w:noWrap/>
            <w:vAlign w:val="bottom"/>
            <w:hideMark/>
          </w:tcPr>
          <w:p w14:paraId="692CF775" w14:textId="77777777" w:rsidR="00A32FAD" w:rsidRPr="00362463" w:rsidRDefault="00A32FAD" w:rsidP="00551253">
            <w:pPr>
              <w:jc w:val="center"/>
              <w:rPr>
                <w:rFonts w:ascii="Garamond" w:hAnsi="Garamond" w:cs="Calibri"/>
                <w:color w:val="000000"/>
              </w:rPr>
            </w:pPr>
            <w:r w:rsidRPr="00362463">
              <w:rPr>
                <w:rFonts w:ascii="Garamond" w:hAnsi="Garamond" w:cs="Calibri"/>
                <w:color w:val="000000"/>
              </w:rPr>
              <w:t>Yes</w:t>
            </w:r>
          </w:p>
        </w:tc>
        <w:tc>
          <w:tcPr>
            <w:tcW w:w="819" w:type="dxa"/>
            <w:tcBorders>
              <w:top w:val="nil"/>
              <w:left w:val="single" w:sz="4" w:space="0" w:color="auto"/>
              <w:bottom w:val="single" w:sz="4" w:space="0" w:color="auto"/>
              <w:right w:val="nil"/>
            </w:tcBorders>
            <w:shd w:val="clear" w:color="auto" w:fill="auto"/>
            <w:noWrap/>
            <w:vAlign w:val="bottom"/>
            <w:hideMark/>
          </w:tcPr>
          <w:p w14:paraId="7D1E329F" w14:textId="77777777" w:rsidR="00A32FAD" w:rsidRPr="00362463" w:rsidRDefault="00E85643" w:rsidP="00551253">
            <w:pPr>
              <w:jc w:val="center"/>
              <w:rPr>
                <w:rFonts w:ascii="Garamond" w:hAnsi="Garamond" w:cs="Calibri"/>
                <w:color w:val="000000"/>
              </w:rPr>
            </w:pPr>
            <w:r w:rsidRPr="007866DC">
              <w:rPr>
                <w:rFonts w:ascii="Garamond" w:hAnsi="Garamond" w:cs="Calibri"/>
                <w:color w:val="000000"/>
              </w:rPr>
              <w:t>1850</w:t>
            </w:r>
          </w:p>
        </w:tc>
        <w:tc>
          <w:tcPr>
            <w:tcW w:w="819" w:type="dxa"/>
            <w:tcBorders>
              <w:top w:val="nil"/>
              <w:left w:val="nil"/>
              <w:bottom w:val="single" w:sz="4" w:space="0" w:color="auto"/>
              <w:right w:val="nil"/>
            </w:tcBorders>
            <w:shd w:val="clear" w:color="auto" w:fill="auto"/>
            <w:noWrap/>
            <w:vAlign w:val="bottom"/>
            <w:hideMark/>
          </w:tcPr>
          <w:p w14:paraId="0A88E5EA" w14:textId="77777777" w:rsidR="00A32FAD" w:rsidRPr="00362463" w:rsidRDefault="00E85643" w:rsidP="00551253">
            <w:pPr>
              <w:jc w:val="center"/>
              <w:rPr>
                <w:rFonts w:ascii="Garamond" w:hAnsi="Garamond" w:cs="Calibri"/>
                <w:color w:val="000000"/>
              </w:rPr>
            </w:pPr>
            <w:r w:rsidRPr="007866DC">
              <w:rPr>
                <w:rFonts w:ascii="Garamond" w:hAnsi="Garamond" w:cs="Calibri"/>
                <w:color w:val="000000"/>
              </w:rPr>
              <w:t>6705</w:t>
            </w:r>
          </w:p>
        </w:tc>
        <w:tc>
          <w:tcPr>
            <w:tcW w:w="1010" w:type="dxa"/>
            <w:tcBorders>
              <w:top w:val="nil"/>
              <w:left w:val="single" w:sz="4" w:space="0" w:color="auto"/>
              <w:bottom w:val="nil"/>
              <w:right w:val="nil"/>
            </w:tcBorders>
            <w:shd w:val="clear" w:color="auto" w:fill="auto"/>
            <w:noWrap/>
            <w:vAlign w:val="bottom"/>
            <w:hideMark/>
          </w:tcPr>
          <w:p w14:paraId="40E90811" w14:textId="77777777" w:rsidR="00A32FAD" w:rsidRPr="00362463" w:rsidRDefault="00E85643" w:rsidP="00551253">
            <w:pPr>
              <w:jc w:val="center"/>
              <w:rPr>
                <w:rFonts w:ascii="Garamond" w:hAnsi="Garamond" w:cs="Calibri"/>
                <w:color w:val="000000"/>
              </w:rPr>
            </w:pPr>
            <w:r w:rsidRPr="007866DC">
              <w:rPr>
                <w:rFonts w:ascii="Garamond" w:hAnsi="Garamond" w:cs="Calibri"/>
                <w:color w:val="000000"/>
              </w:rPr>
              <w:t>8555</w:t>
            </w:r>
          </w:p>
        </w:tc>
      </w:tr>
      <w:tr w:rsidR="00A32FAD" w:rsidRPr="007866DC" w14:paraId="50438366" w14:textId="77777777" w:rsidTr="002062B9">
        <w:trPr>
          <w:trHeight w:val="320"/>
          <w:jc w:val="center"/>
        </w:trPr>
        <w:tc>
          <w:tcPr>
            <w:tcW w:w="2203" w:type="dxa"/>
            <w:tcBorders>
              <w:top w:val="nil"/>
              <w:left w:val="nil"/>
              <w:bottom w:val="double" w:sz="6" w:space="0" w:color="auto"/>
              <w:right w:val="nil"/>
            </w:tcBorders>
            <w:shd w:val="clear" w:color="auto" w:fill="auto"/>
            <w:noWrap/>
            <w:vAlign w:val="bottom"/>
            <w:hideMark/>
          </w:tcPr>
          <w:p w14:paraId="31B46C1E" w14:textId="77777777" w:rsidR="00A32FAD" w:rsidRPr="00362463" w:rsidRDefault="00A32FAD" w:rsidP="00551253">
            <w:pPr>
              <w:rPr>
                <w:rFonts w:ascii="Garamond" w:hAnsi="Garamond" w:cs="Calibri"/>
                <w:color w:val="000000"/>
              </w:rPr>
            </w:pPr>
            <w:r w:rsidRPr="00362463">
              <w:rPr>
                <w:rFonts w:ascii="Garamond" w:hAnsi="Garamond" w:cs="Calibri"/>
                <w:color w:val="000000"/>
              </w:rPr>
              <w:t> </w:t>
            </w:r>
          </w:p>
        </w:tc>
        <w:tc>
          <w:tcPr>
            <w:tcW w:w="829" w:type="dxa"/>
            <w:tcBorders>
              <w:top w:val="nil"/>
              <w:left w:val="nil"/>
              <w:bottom w:val="double" w:sz="6" w:space="0" w:color="auto"/>
              <w:right w:val="single" w:sz="4" w:space="0" w:color="auto"/>
            </w:tcBorders>
            <w:shd w:val="clear" w:color="auto" w:fill="auto"/>
            <w:noWrap/>
            <w:vAlign w:val="bottom"/>
            <w:hideMark/>
          </w:tcPr>
          <w:p w14:paraId="71A4994E" w14:textId="77777777" w:rsidR="00A32FAD" w:rsidRPr="00362463" w:rsidRDefault="00A32FAD" w:rsidP="00551253">
            <w:pPr>
              <w:jc w:val="center"/>
              <w:rPr>
                <w:rFonts w:ascii="Garamond" w:hAnsi="Garamond" w:cs="Calibri"/>
                <w:color w:val="000000"/>
              </w:rPr>
            </w:pPr>
            <w:r w:rsidRPr="00362463">
              <w:rPr>
                <w:rFonts w:ascii="Garamond" w:hAnsi="Garamond" w:cs="Calibri"/>
                <w:color w:val="000000"/>
              </w:rPr>
              <w:t>Total</w:t>
            </w:r>
          </w:p>
        </w:tc>
        <w:tc>
          <w:tcPr>
            <w:tcW w:w="819" w:type="dxa"/>
            <w:tcBorders>
              <w:top w:val="nil"/>
              <w:left w:val="nil"/>
              <w:bottom w:val="double" w:sz="6" w:space="0" w:color="auto"/>
              <w:right w:val="nil"/>
            </w:tcBorders>
            <w:shd w:val="clear" w:color="auto" w:fill="auto"/>
            <w:noWrap/>
            <w:vAlign w:val="bottom"/>
            <w:hideMark/>
          </w:tcPr>
          <w:p w14:paraId="529A4071" w14:textId="77777777" w:rsidR="00A32FAD" w:rsidRPr="00362463" w:rsidRDefault="00E85643" w:rsidP="00551253">
            <w:pPr>
              <w:jc w:val="center"/>
              <w:rPr>
                <w:rFonts w:ascii="Garamond" w:hAnsi="Garamond" w:cs="Calibri"/>
                <w:color w:val="000000"/>
              </w:rPr>
            </w:pPr>
            <w:r w:rsidRPr="007866DC">
              <w:rPr>
                <w:rFonts w:ascii="Garamond" w:hAnsi="Garamond" w:cs="Calibri"/>
                <w:color w:val="000000"/>
              </w:rPr>
              <w:t>9533</w:t>
            </w:r>
          </w:p>
        </w:tc>
        <w:tc>
          <w:tcPr>
            <w:tcW w:w="819" w:type="dxa"/>
            <w:tcBorders>
              <w:top w:val="nil"/>
              <w:left w:val="nil"/>
              <w:bottom w:val="double" w:sz="6" w:space="0" w:color="auto"/>
              <w:right w:val="single" w:sz="4" w:space="0" w:color="auto"/>
            </w:tcBorders>
            <w:shd w:val="clear" w:color="auto" w:fill="auto"/>
            <w:noWrap/>
            <w:vAlign w:val="bottom"/>
            <w:hideMark/>
          </w:tcPr>
          <w:p w14:paraId="02A719AE" w14:textId="77777777" w:rsidR="00A32FAD" w:rsidRPr="00362463" w:rsidRDefault="00E85643" w:rsidP="00551253">
            <w:pPr>
              <w:jc w:val="center"/>
              <w:rPr>
                <w:rFonts w:ascii="Garamond" w:hAnsi="Garamond" w:cs="Calibri"/>
                <w:color w:val="000000"/>
              </w:rPr>
            </w:pPr>
            <w:r w:rsidRPr="007866DC">
              <w:rPr>
                <w:rFonts w:ascii="Garamond" w:hAnsi="Garamond" w:cs="Calibri"/>
                <w:color w:val="000000"/>
              </w:rPr>
              <w:t>7645</w:t>
            </w:r>
          </w:p>
        </w:tc>
        <w:tc>
          <w:tcPr>
            <w:tcW w:w="1010" w:type="dxa"/>
            <w:tcBorders>
              <w:top w:val="single" w:sz="4" w:space="0" w:color="auto"/>
              <w:left w:val="nil"/>
              <w:bottom w:val="double" w:sz="6" w:space="0" w:color="auto"/>
              <w:right w:val="nil"/>
            </w:tcBorders>
            <w:shd w:val="clear" w:color="auto" w:fill="auto"/>
            <w:noWrap/>
            <w:vAlign w:val="bottom"/>
            <w:hideMark/>
          </w:tcPr>
          <w:p w14:paraId="5F90C788" w14:textId="77777777" w:rsidR="00A32FAD" w:rsidRPr="00362463" w:rsidRDefault="00E85643" w:rsidP="00551253">
            <w:pPr>
              <w:jc w:val="center"/>
              <w:rPr>
                <w:rFonts w:ascii="Garamond" w:hAnsi="Garamond" w:cs="Calibri"/>
                <w:color w:val="000000"/>
              </w:rPr>
            </w:pPr>
            <w:r w:rsidRPr="007866DC">
              <w:rPr>
                <w:rFonts w:ascii="Garamond" w:hAnsi="Garamond" w:cs="Calibri"/>
                <w:color w:val="000000"/>
              </w:rPr>
              <w:t>17178</w:t>
            </w:r>
          </w:p>
        </w:tc>
      </w:tr>
    </w:tbl>
    <w:p w14:paraId="4914CC7A" w14:textId="77777777" w:rsidR="00E85643" w:rsidRPr="007866DC" w:rsidRDefault="00E85643" w:rsidP="00720FAD">
      <w:pPr>
        <w:spacing w:line="360" w:lineRule="auto"/>
        <w:ind w:firstLine="720"/>
        <w:rPr>
          <w:rFonts w:ascii="Garamond" w:hAnsi="Garamond"/>
          <w:b/>
          <w:bCs/>
        </w:rPr>
      </w:pPr>
    </w:p>
    <w:tbl>
      <w:tblPr>
        <w:tblW w:w="5680" w:type="dxa"/>
        <w:jc w:val="center"/>
        <w:tblLook w:val="04A0" w:firstRow="1" w:lastRow="0" w:firstColumn="1" w:lastColumn="0" w:noHBand="0" w:noVBand="1"/>
      </w:tblPr>
      <w:tblGrid>
        <w:gridCol w:w="1240"/>
        <w:gridCol w:w="963"/>
        <w:gridCol w:w="517"/>
        <w:gridCol w:w="312"/>
        <w:gridCol w:w="748"/>
        <w:gridCol w:w="71"/>
        <w:gridCol w:w="819"/>
        <w:gridCol w:w="1010"/>
      </w:tblGrid>
      <w:tr w:rsidR="00E85643" w:rsidRPr="007866DC" w14:paraId="036A2790" w14:textId="77777777" w:rsidTr="002062B9">
        <w:trPr>
          <w:trHeight w:val="340"/>
          <w:jc w:val="center"/>
        </w:trPr>
        <w:tc>
          <w:tcPr>
            <w:tcW w:w="5680" w:type="dxa"/>
            <w:gridSpan w:val="8"/>
            <w:tcBorders>
              <w:top w:val="nil"/>
              <w:left w:val="nil"/>
              <w:bottom w:val="double" w:sz="6" w:space="0" w:color="auto"/>
              <w:right w:val="nil"/>
            </w:tcBorders>
            <w:shd w:val="clear" w:color="auto" w:fill="auto"/>
            <w:noWrap/>
            <w:vAlign w:val="center"/>
            <w:hideMark/>
          </w:tcPr>
          <w:p w14:paraId="3DF537CA" w14:textId="77777777" w:rsidR="00E85643" w:rsidRPr="007866DC" w:rsidRDefault="00E85643" w:rsidP="002062B9">
            <w:pPr>
              <w:rPr>
                <w:rFonts w:ascii="Garamond" w:hAnsi="Garamond" w:cs="Calibri"/>
                <w:b/>
                <w:bCs/>
                <w:color w:val="000000"/>
              </w:rPr>
            </w:pPr>
            <w:r w:rsidRPr="007866DC">
              <w:rPr>
                <w:rFonts w:ascii="Garamond" w:hAnsi="Garamond" w:cs="Calibri"/>
                <w:b/>
                <w:bCs/>
                <w:color w:val="000000"/>
              </w:rPr>
              <w:t>Table--Confusion matrix of CART with test data</w:t>
            </w:r>
          </w:p>
        </w:tc>
      </w:tr>
      <w:tr w:rsidR="00E85643" w:rsidRPr="007866DC" w14:paraId="71F665E9" w14:textId="77777777" w:rsidTr="002062B9">
        <w:trPr>
          <w:trHeight w:val="320"/>
          <w:jc w:val="center"/>
        </w:trPr>
        <w:tc>
          <w:tcPr>
            <w:tcW w:w="2203" w:type="dxa"/>
            <w:gridSpan w:val="2"/>
            <w:tcBorders>
              <w:top w:val="nil"/>
              <w:left w:val="nil"/>
              <w:bottom w:val="nil"/>
              <w:right w:val="nil"/>
            </w:tcBorders>
            <w:shd w:val="clear" w:color="auto" w:fill="auto"/>
            <w:noWrap/>
            <w:vAlign w:val="bottom"/>
            <w:hideMark/>
          </w:tcPr>
          <w:p w14:paraId="1A7C775D" w14:textId="77777777" w:rsidR="00E85643" w:rsidRPr="00362463" w:rsidRDefault="00E85643" w:rsidP="002062B9">
            <w:pPr>
              <w:rPr>
                <w:rFonts w:ascii="Garamond" w:hAnsi="Garamond" w:cs="Calibri"/>
                <w:b/>
                <w:bCs/>
                <w:color w:val="000000"/>
              </w:rPr>
            </w:pPr>
          </w:p>
        </w:tc>
        <w:tc>
          <w:tcPr>
            <w:tcW w:w="829" w:type="dxa"/>
            <w:gridSpan w:val="2"/>
            <w:tcBorders>
              <w:top w:val="nil"/>
              <w:left w:val="nil"/>
              <w:bottom w:val="nil"/>
              <w:right w:val="nil"/>
            </w:tcBorders>
            <w:shd w:val="clear" w:color="auto" w:fill="auto"/>
            <w:noWrap/>
            <w:vAlign w:val="bottom"/>
            <w:hideMark/>
          </w:tcPr>
          <w:p w14:paraId="33FBD92B" w14:textId="77777777" w:rsidR="00E85643" w:rsidRPr="00362463" w:rsidRDefault="00E85643" w:rsidP="002062B9">
            <w:pPr>
              <w:rPr>
                <w:rFonts w:ascii="Garamond" w:hAnsi="Garamond"/>
              </w:rPr>
            </w:pPr>
          </w:p>
        </w:tc>
        <w:tc>
          <w:tcPr>
            <w:tcW w:w="2648" w:type="dxa"/>
            <w:gridSpan w:val="4"/>
            <w:tcBorders>
              <w:top w:val="nil"/>
              <w:left w:val="single" w:sz="4" w:space="0" w:color="auto"/>
              <w:bottom w:val="nil"/>
              <w:right w:val="nil"/>
            </w:tcBorders>
            <w:shd w:val="clear" w:color="auto" w:fill="auto"/>
            <w:noWrap/>
            <w:vAlign w:val="bottom"/>
            <w:hideMark/>
          </w:tcPr>
          <w:p w14:paraId="5FC70ACE" w14:textId="77777777" w:rsidR="00E85643" w:rsidRPr="00362463" w:rsidRDefault="00E85643" w:rsidP="002062B9">
            <w:pP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E85643" w:rsidRPr="007866DC" w14:paraId="0C980A50" w14:textId="77777777" w:rsidTr="002062B9">
        <w:trPr>
          <w:trHeight w:val="300"/>
          <w:jc w:val="center"/>
        </w:trPr>
        <w:tc>
          <w:tcPr>
            <w:tcW w:w="2203" w:type="dxa"/>
            <w:gridSpan w:val="2"/>
            <w:tcBorders>
              <w:top w:val="nil"/>
              <w:left w:val="nil"/>
              <w:bottom w:val="single" w:sz="4" w:space="0" w:color="auto"/>
              <w:right w:val="nil"/>
            </w:tcBorders>
            <w:shd w:val="clear" w:color="auto" w:fill="auto"/>
            <w:noWrap/>
            <w:vAlign w:val="bottom"/>
            <w:hideMark/>
          </w:tcPr>
          <w:p w14:paraId="14B09D20" w14:textId="77777777" w:rsidR="00E85643" w:rsidRPr="00362463" w:rsidRDefault="00E85643" w:rsidP="002062B9">
            <w:pPr>
              <w:rPr>
                <w:rFonts w:ascii="Garamond" w:hAnsi="Garamond" w:cs="Calibri"/>
                <w:color w:val="000000"/>
              </w:rPr>
            </w:pPr>
          </w:p>
        </w:tc>
        <w:tc>
          <w:tcPr>
            <w:tcW w:w="829" w:type="dxa"/>
            <w:gridSpan w:val="2"/>
            <w:tcBorders>
              <w:top w:val="nil"/>
              <w:left w:val="nil"/>
              <w:bottom w:val="single" w:sz="4" w:space="0" w:color="auto"/>
              <w:right w:val="nil"/>
            </w:tcBorders>
            <w:shd w:val="clear" w:color="auto" w:fill="auto"/>
            <w:noWrap/>
            <w:vAlign w:val="bottom"/>
            <w:hideMark/>
          </w:tcPr>
          <w:p w14:paraId="5688834E" w14:textId="77777777" w:rsidR="00E85643" w:rsidRPr="00362463" w:rsidRDefault="00E85643" w:rsidP="002062B9">
            <w:pPr>
              <w:rPr>
                <w:rFonts w:ascii="Garamond" w:hAnsi="Garamond" w:cs="Calibri"/>
                <w:color w:val="000000"/>
              </w:rPr>
            </w:pPr>
          </w:p>
        </w:tc>
        <w:tc>
          <w:tcPr>
            <w:tcW w:w="819" w:type="dxa"/>
            <w:gridSpan w:val="2"/>
            <w:tcBorders>
              <w:top w:val="nil"/>
              <w:left w:val="single" w:sz="4" w:space="0" w:color="auto"/>
              <w:bottom w:val="single" w:sz="4" w:space="0" w:color="auto"/>
              <w:right w:val="nil"/>
            </w:tcBorders>
            <w:shd w:val="clear" w:color="auto" w:fill="auto"/>
            <w:noWrap/>
            <w:vAlign w:val="bottom"/>
            <w:hideMark/>
          </w:tcPr>
          <w:p w14:paraId="4E222765" w14:textId="77777777" w:rsidR="00E85643" w:rsidRPr="00362463" w:rsidRDefault="00E85643" w:rsidP="002062B9">
            <w:pP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14:paraId="0F4E224A" w14:textId="77777777" w:rsidR="00E85643" w:rsidRPr="00362463" w:rsidRDefault="00E85643" w:rsidP="002062B9">
            <w:pP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14:paraId="43862722" w14:textId="77777777" w:rsidR="00E85643" w:rsidRPr="00362463" w:rsidRDefault="00E85643" w:rsidP="002062B9">
            <w:pPr>
              <w:rPr>
                <w:rFonts w:ascii="Garamond" w:hAnsi="Garamond" w:cs="Calibri"/>
                <w:color w:val="000000"/>
              </w:rPr>
            </w:pPr>
            <w:r w:rsidRPr="00362463">
              <w:rPr>
                <w:rFonts w:ascii="Garamond" w:hAnsi="Garamond" w:cs="Calibri"/>
                <w:color w:val="000000"/>
              </w:rPr>
              <w:t>Total</w:t>
            </w:r>
          </w:p>
        </w:tc>
      </w:tr>
      <w:tr w:rsidR="00E85643" w:rsidRPr="007866DC" w14:paraId="0C6D8B43" w14:textId="77777777" w:rsidTr="002062B9">
        <w:trPr>
          <w:trHeight w:val="480"/>
          <w:jc w:val="center"/>
        </w:trPr>
        <w:tc>
          <w:tcPr>
            <w:tcW w:w="2203" w:type="dxa"/>
            <w:gridSpan w:val="2"/>
            <w:vMerge w:val="restart"/>
            <w:tcBorders>
              <w:top w:val="nil"/>
              <w:left w:val="nil"/>
              <w:bottom w:val="nil"/>
              <w:right w:val="nil"/>
            </w:tcBorders>
            <w:shd w:val="clear" w:color="auto" w:fill="auto"/>
            <w:vAlign w:val="center"/>
            <w:hideMark/>
          </w:tcPr>
          <w:p w14:paraId="3FD05310" w14:textId="77777777" w:rsidR="00E85643" w:rsidRPr="00362463" w:rsidRDefault="00E85643" w:rsidP="002062B9">
            <w:pPr>
              <w:rPr>
                <w:rFonts w:ascii="Garamond" w:hAnsi="Garamond" w:cs="Calibri"/>
                <w:color w:val="000000"/>
              </w:rPr>
            </w:pPr>
            <w:r w:rsidRPr="00362463">
              <w:rPr>
                <w:rFonts w:ascii="Garamond" w:hAnsi="Garamond" w:cs="Calibri"/>
                <w:color w:val="000000"/>
              </w:rPr>
              <w:t>True subscription status</w:t>
            </w:r>
          </w:p>
        </w:tc>
        <w:tc>
          <w:tcPr>
            <w:tcW w:w="829" w:type="dxa"/>
            <w:gridSpan w:val="2"/>
            <w:tcBorders>
              <w:top w:val="nil"/>
              <w:left w:val="nil"/>
              <w:bottom w:val="nil"/>
              <w:right w:val="nil"/>
            </w:tcBorders>
            <w:shd w:val="clear" w:color="auto" w:fill="auto"/>
            <w:noWrap/>
            <w:vAlign w:val="bottom"/>
            <w:hideMark/>
          </w:tcPr>
          <w:p w14:paraId="360F68E6" w14:textId="77777777" w:rsidR="00E85643" w:rsidRPr="00362463" w:rsidRDefault="00E85643" w:rsidP="002062B9">
            <w:pPr>
              <w:rPr>
                <w:rFonts w:ascii="Garamond" w:hAnsi="Garamond" w:cs="Calibri"/>
                <w:color w:val="000000"/>
              </w:rPr>
            </w:pPr>
            <w:r w:rsidRPr="00362463">
              <w:rPr>
                <w:rFonts w:ascii="Garamond" w:hAnsi="Garamond" w:cs="Calibri"/>
                <w:color w:val="000000"/>
              </w:rPr>
              <w:t>No</w:t>
            </w:r>
          </w:p>
        </w:tc>
        <w:tc>
          <w:tcPr>
            <w:tcW w:w="819" w:type="dxa"/>
            <w:gridSpan w:val="2"/>
            <w:tcBorders>
              <w:top w:val="nil"/>
              <w:left w:val="single" w:sz="4" w:space="0" w:color="auto"/>
              <w:bottom w:val="nil"/>
              <w:right w:val="nil"/>
            </w:tcBorders>
            <w:shd w:val="clear" w:color="auto" w:fill="auto"/>
            <w:noWrap/>
            <w:vAlign w:val="bottom"/>
            <w:hideMark/>
          </w:tcPr>
          <w:p w14:paraId="08382277" w14:textId="77777777" w:rsidR="00E85643" w:rsidRPr="00362463" w:rsidRDefault="00E85643" w:rsidP="002062B9">
            <w:pPr>
              <w:rPr>
                <w:rFonts w:ascii="Garamond" w:hAnsi="Garamond" w:cs="Calibri"/>
                <w:color w:val="000000"/>
              </w:rPr>
            </w:pPr>
            <w:r w:rsidRPr="007866DC">
              <w:rPr>
                <w:rFonts w:ascii="Garamond" w:hAnsi="Garamond" w:cs="Calibri"/>
                <w:color w:val="000000"/>
              </w:rPr>
              <w:t>7642</w:t>
            </w:r>
          </w:p>
        </w:tc>
        <w:tc>
          <w:tcPr>
            <w:tcW w:w="819" w:type="dxa"/>
            <w:tcBorders>
              <w:top w:val="nil"/>
              <w:left w:val="nil"/>
              <w:bottom w:val="nil"/>
              <w:right w:val="nil"/>
            </w:tcBorders>
            <w:shd w:val="clear" w:color="auto" w:fill="auto"/>
            <w:noWrap/>
            <w:vAlign w:val="bottom"/>
            <w:hideMark/>
          </w:tcPr>
          <w:p w14:paraId="6C8ED9B6" w14:textId="77777777" w:rsidR="00E85643" w:rsidRPr="00362463" w:rsidRDefault="00E85643" w:rsidP="002062B9">
            <w:pPr>
              <w:rPr>
                <w:rFonts w:ascii="Garamond" w:hAnsi="Garamond" w:cs="Calibri"/>
                <w:color w:val="000000"/>
              </w:rPr>
            </w:pPr>
            <w:r w:rsidRPr="007866DC">
              <w:rPr>
                <w:rFonts w:ascii="Garamond" w:hAnsi="Garamond" w:cs="Calibri"/>
                <w:color w:val="000000"/>
              </w:rPr>
              <w:t>980</w:t>
            </w:r>
          </w:p>
        </w:tc>
        <w:tc>
          <w:tcPr>
            <w:tcW w:w="1010" w:type="dxa"/>
            <w:tcBorders>
              <w:top w:val="nil"/>
              <w:left w:val="single" w:sz="4" w:space="0" w:color="auto"/>
              <w:bottom w:val="nil"/>
              <w:right w:val="nil"/>
            </w:tcBorders>
            <w:shd w:val="clear" w:color="auto" w:fill="auto"/>
            <w:noWrap/>
            <w:vAlign w:val="bottom"/>
            <w:hideMark/>
          </w:tcPr>
          <w:p w14:paraId="3F431AF2" w14:textId="77777777" w:rsidR="00E85643" w:rsidRPr="00362463" w:rsidRDefault="00E85643" w:rsidP="002062B9">
            <w:pPr>
              <w:rPr>
                <w:rFonts w:ascii="Garamond" w:hAnsi="Garamond" w:cs="Calibri"/>
                <w:color w:val="000000"/>
              </w:rPr>
            </w:pPr>
            <w:r w:rsidRPr="007866DC">
              <w:rPr>
                <w:rFonts w:ascii="Garamond" w:hAnsi="Garamond" w:cs="Calibri"/>
                <w:color w:val="000000"/>
              </w:rPr>
              <w:t>8622</w:t>
            </w:r>
          </w:p>
        </w:tc>
      </w:tr>
      <w:tr w:rsidR="00E85643" w:rsidRPr="007866DC" w14:paraId="09BDB8B3" w14:textId="77777777" w:rsidTr="002062B9">
        <w:trPr>
          <w:trHeight w:val="400"/>
          <w:jc w:val="center"/>
        </w:trPr>
        <w:tc>
          <w:tcPr>
            <w:tcW w:w="2203" w:type="dxa"/>
            <w:gridSpan w:val="2"/>
            <w:vMerge/>
            <w:tcBorders>
              <w:top w:val="nil"/>
              <w:left w:val="nil"/>
              <w:bottom w:val="nil"/>
              <w:right w:val="nil"/>
            </w:tcBorders>
            <w:vAlign w:val="center"/>
            <w:hideMark/>
          </w:tcPr>
          <w:p w14:paraId="6184388B" w14:textId="77777777" w:rsidR="00E85643" w:rsidRPr="00362463" w:rsidRDefault="00E85643" w:rsidP="002062B9">
            <w:pPr>
              <w:rPr>
                <w:rFonts w:ascii="Garamond" w:hAnsi="Garamond" w:cs="Calibri"/>
                <w:color w:val="000000"/>
              </w:rPr>
            </w:pPr>
          </w:p>
        </w:tc>
        <w:tc>
          <w:tcPr>
            <w:tcW w:w="829" w:type="dxa"/>
            <w:gridSpan w:val="2"/>
            <w:tcBorders>
              <w:top w:val="nil"/>
              <w:left w:val="nil"/>
              <w:bottom w:val="single" w:sz="4" w:space="0" w:color="auto"/>
              <w:right w:val="nil"/>
            </w:tcBorders>
            <w:shd w:val="clear" w:color="auto" w:fill="auto"/>
            <w:noWrap/>
            <w:vAlign w:val="bottom"/>
            <w:hideMark/>
          </w:tcPr>
          <w:p w14:paraId="287A16F9" w14:textId="77777777" w:rsidR="00E85643" w:rsidRPr="00362463" w:rsidRDefault="00E85643" w:rsidP="002062B9">
            <w:pPr>
              <w:rPr>
                <w:rFonts w:ascii="Garamond" w:hAnsi="Garamond" w:cs="Calibri"/>
                <w:color w:val="000000"/>
              </w:rPr>
            </w:pPr>
            <w:r w:rsidRPr="00362463">
              <w:rPr>
                <w:rFonts w:ascii="Garamond" w:hAnsi="Garamond" w:cs="Calibri"/>
                <w:color w:val="000000"/>
              </w:rPr>
              <w:t>Yes</w:t>
            </w:r>
          </w:p>
        </w:tc>
        <w:tc>
          <w:tcPr>
            <w:tcW w:w="819" w:type="dxa"/>
            <w:gridSpan w:val="2"/>
            <w:tcBorders>
              <w:top w:val="nil"/>
              <w:left w:val="single" w:sz="4" w:space="0" w:color="auto"/>
              <w:bottom w:val="single" w:sz="4" w:space="0" w:color="auto"/>
              <w:right w:val="nil"/>
            </w:tcBorders>
            <w:shd w:val="clear" w:color="auto" w:fill="auto"/>
            <w:noWrap/>
            <w:vAlign w:val="bottom"/>
            <w:hideMark/>
          </w:tcPr>
          <w:p w14:paraId="6ED00633" w14:textId="77777777" w:rsidR="00E85643" w:rsidRPr="00362463" w:rsidRDefault="00E85643" w:rsidP="002062B9">
            <w:pPr>
              <w:rPr>
                <w:rFonts w:ascii="Garamond" w:hAnsi="Garamond" w:cs="Calibri"/>
                <w:color w:val="000000"/>
              </w:rPr>
            </w:pPr>
            <w:r w:rsidRPr="007866DC">
              <w:rPr>
                <w:rFonts w:ascii="Garamond" w:hAnsi="Garamond" w:cs="Calibri"/>
                <w:color w:val="000000"/>
              </w:rPr>
              <w:t>1861</w:t>
            </w:r>
          </w:p>
        </w:tc>
        <w:tc>
          <w:tcPr>
            <w:tcW w:w="819" w:type="dxa"/>
            <w:tcBorders>
              <w:top w:val="nil"/>
              <w:left w:val="nil"/>
              <w:bottom w:val="single" w:sz="4" w:space="0" w:color="auto"/>
              <w:right w:val="nil"/>
            </w:tcBorders>
            <w:shd w:val="clear" w:color="auto" w:fill="auto"/>
            <w:noWrap/>
            <w:vAlign w:val="bottom"/>
            <w:hideMark/>
          </w:tcPr>
          <w:p w14:paraId="3D8AD820" w14:textId="77777777" w:rsidR="00E85643" w:rsidRPr="00362463" w:rsidRDefault="00E85643" w:rsidP="002062B9">
            <w:pPr>
              <w:rPr>
                <w:rFonts w:ascii="Garamond" w:hAnsi="Garamond" w:cs="Calibri"/>
                <w:color w:val="000000"/>
              </w:rPr>
            </w:pPr>
            <w:r w:rsidRPr="007866DC">
              <w:rPr>
                <w:rFonts w:ascii="Garamond" w:hAnsi="Garamond" w:cs="Calibri"/>
                <w:color w:val="000000"/>
              </w:rPr>
              <w:t>6693</w:t>
            </w:r>
          </w:p>
        </w:tc>
        <w:tc>
          <w:tcPr>
            <w:tcW w:w="1010" w:type="dxa"/>
            <w:tcBorders>
              <w:top w:val="nil"/>
              <w:left w:val="single" w:sz="4" w:space="0" w:color="auto"/>
              <w:bottom w:val="nil"/>
              <w:right w:val="nil"/>
            </w:tcBorders>
            <w:shd w:val="clear" w:color="auto" w:fill="auto"/>
            <w:noWrap/>
            <w:vAlign w:val="bottom"/>
            <w:hideMark/>
          </w:tcPr>
          <w:p w14:paraId="1292185F" w14:textId="77777777" w:rsidR="00E85643" w:rsidRPr="00362463" w:rsidRDefault="00E85643" w:rsidP="002062B9">
            <w:pPr>
              <w:rPr>
                <w:rFonts w:ascii="Garamond" w:hAnsi="Garamond" w:cs="Calibri"/>
                <w:color w:val="000000"/>
              </w:rPr>
            </w:pPr>
            <w:r w:rsidRPr="007866DC">
              <w:rPr>
                <w:rFonts w:ascii="Garamond" w:hAnsi="Garamond" w:cs="Calibri"/>
                <w:color w:val="000000"/>
              </w:rPr>
              <w:t>8554</w:t>
            </w:r>
          </w:p>
        </w:tc>
      </w:tr>
      <w:tr w:rsidR="00E85643" w:rsidRPr="007866DC" w14:paraId="515A6265" w14:textId="77777777" w:rsidTr="002062B9">
        <w:trPr>
          <w:trHeight w:val="320"/>
          <w:jc w:val="center"/>
        </w:trPr>
        <w:tc>
          <w:tcPr>
            <w:tcW w:w="2203" w:type="dxa"/>
            <w:gridSpan w:val="2"/>
            <w:tcBorders>
              <w:top w:val="nil"/>
              <w:left w:val="nil"/>
              <w:bottom w:val="double" w:sz="6" w:space="0" w:color="auto"/>
              <w:right w:val="nil"/>
            </w:tcBorders>
            <w:shd w:val="clear" w:color="auto" w:fill="auto"/>
            <w:noWrap/>
            <w:vAlign w:val="bottom"/>
            <w:hideMark/>
          </w:tcPr>
          <w:p w14:paraId="4E6369BE" w14:textId="77777777" w:rsidR="00E85643" w:rsidRPr="00362463" w:rsidRDefault="00E85643" w:rsidP="002062B9">
            <w:pPr>
              <w:rPr>
                <w:rFonts w:ascii="Garamond" w:hAnsi="Garamond" w:cs="Calibri"/>
                <w:color w:val="000000"/>
              </w:rPr>
            </w:pPr>
          </w:p>
        </w:tc>
        <w:tc>
          <w:tcPr>
            <w:tcW w:w="829" w:type="dxa"/>
            <w:gridSpan w:val="2"/>
            <w:tcBorders>
              <w:top w:val="nil"/>
              <w:left w:val="nil"/>
              <w:bottom w:val="double" w:sz="6" w:space="0" w:color="auto"/>
              <w:right w:val="single" w:sz="4" w:space="0" w:color="auto"/>
            </w:tcBorders>
            <w:shd w:val="clear" w:color="auto" w:fill="auto"/>
            <w:noWrap/>
            <w:vAlign w:val="bottom"/>
            <w:hideMark/>
          </w:tcPr>
          <w:p w14:paraId="56DC7923" w14:textId="77777777" w:rsidR="00E85643" w:rsidRPr="00362463" w:rsidRDefault="00E85643" w:rsidP="002062B9">
            <w:pPr>
              <w:rPr>
                <w:rFonts w:ascii="Garamond" w:hAnsi="Garamond" w:cs="Calibri"/>
                <w:color w:val="000000"/>
              </w:rPr>
            </w:pPr>
            <w:r w:rsidRPr="00362463">
              <w:rPr>
                <w:rFonts w:ascii="Garamond" w:hAnsi="Garamond" w:cs="Calibri"/>
                <w:color w:val="000000"/>
              </w:rPr>
              <w:t>Total</w:t>
            </w:r>
          </w:p>
        </w:tc>
        <w:tc>
          <w:tcPr>
            <w:tcW w:w="819" w:type="dxa"/>
            <w:gridSpan w:val="2"/>
            <w:tcBorders>
              <w:top w:val="nil"/>
              <w:left w:val="nil"/>
              <w:bottom w:val="double" w:sz="6" w:space="0" w:color="auto"/>
              <w:right w:val="nil"/>
            </w:tcBorders>
            <w:shd w:val="clear" w:color="auto" w:fill="auto"/>
            <w:noWrap/>
            <w:vAlign w:val="bottom"/>
            <w:hideMark/>
          </w:tcPr>
          <w:p w14:paraId="632008C2" w14:textId="77777777" w:rsidR="00E85643" w:rsidRPr="00362463" w:rsidRDefault="00E85643" w:rsidP="002062B9">
            <w:pPr>
              <w:rPr>
                <w:rFonts w:ascii="Garamond" w:hAnsi="Garamond" w:cs="Calibri"/>
                <w:color w:val="000000"/>
              </w:rPr>
            </w:pPr>
            <w:r w:rsidRPr="007866DC">
              <w:rPr>
                <w:rFonts w:ascii="Garamond" w:hAnsi="Garamond" w:cs="Calibri"/>
                <w:color w:val="000000"/>
              </w:rPr>
              <w:t>9503</w:t>
            </w:r>
          </w:p>
        </w:tc>
        <w:tc>
          <w:tcPr>
            <w:tcW w:w="819" w:type="dxa"/>
            <w:tcBorders>
              <w:top w:val="nil"/>
              <w:left w:val="nil"/>
              <w:bottom w:val="double" w:sz="6" w:space="0" w:color="auto"/>
              <w:right w:val="single" w:sz="4" w:space="0" w:color="auto"/>
            </w:tcBorders>
            <w:shd w:val="clear" w:color="auto" w:fill="auto"/>
            <w:noWrap/>
            <w:vAlign w:val="bottom"/>
            <w:hideMark/>
          </w:tcPr>
          <w:p w14:paraId="5EFCDA88" w14:textId="77777777" w:rsidR="00E85643" w:rsidRPr="00362463" w:rsidRDefault="00E85643" w:rsidP="002062B9">
            <w:pPr>
              <w:rPr>
                <w:rFonts w:ascii="Garamond" w:hAnsi="Garamond" w:cs="Calibri"/>
                <w:color w:val="000000"/>
              </w:rPr>
            </w:pPr>
            <w:r w:rsidRPr="007866DC">
              <w:rPr>
                <w:rFonts w:ascii="Garamond" w:hAnsi="Garamond" w:cs="Calibri"/>
                <w:color w:val="000000"/>
              </w:rPr>
              <w:t>7673</w:t>
            </w:r>
          </w:p>
        </w:tc>
        <w:tc>
          <w:tcPr>
            <w:tcW w:w="1010" w:type="dxa"/>
            <w:tcBorders>
              <w:top w:val="single" w:sz="4" w:space="0" w:color="auto"/>
              <w:left w:val="nil"/>
              <w:bottom w:val="double" w:sz="6" w:space="0" w:color="auto"/>
              <w:right w:val="nil"/>
            </w:tcBorders>
            <w:shd w:val="clear" w:color="auto" w:fill="auto"/>
            <w:noWrap/>
            <w:vAlign w:val="bottom"/>
            <w:hideMark/>
          </w:tcPr>
          <w:p w14:paraId="25588E5E" w14:textId="77777777" w:rsidR="00E85643" w:rsidRPr="00362463" w:rsidRDefault="00E85643" w:rsidP="002062B9">
            <w:pPr>
              <w:rPr>
                <w:rFonts w:ascii="Garamond" w:hAnsi="Garamond" w:cs="Calibri"/>
                <w:color w:val="000000"/>
              </w:rPr>
            </w:pPr>
            <w:r w:rsidRPr="007866DC">
              <w:rPr>
                <w:rFonts w:ascii="Garamond" w:hAnsi="Garamond" w:cs="Calibri"/>
                <w:color w:val="000000"/>
              </w:rPr>
              <w:t>17176</w:t>
            </w:r>
          </w:p>
        </w:tc>
      </w:tr>
      <w:tr w:rsidR="00E85643" w:rsidRPr="00E85643" w14:paraId="20D4E0FA" w14:textId="77777777" w:rsidTr="002062B9">
        <w:trPr>
          <w:gridAfter w:val="3"/>
          <w:wAfter w:w="1900" w:type="dxa"/>
          <w:trHeight w:val="320"/>
          <w:jc w:val="center"/>
        </w:trPr>
        <w:tc>
          <w:tcPr>
            <w:tcW w:w="2720" w:type="dxa"/>
            <w:gridSpan w:val="3"/>
            <w:tcBorders>
              <w:top w:val="nil"/>
              <w:left w:val="nil"/>
              <w:bottom w:val="double" w:sz="6" w:space="0" w:color="auto"/>
              <w:right w:val="nil"/>
            </w:tcBorders>
            <w:shd w:val="clear" w:color="auto" w:fill="auto"/>
            <w:noWrap/>
            <w:vAlign w:val="bottom"/>
            <w:hideMark/>
          </w:tcPr>
          <w:p w14:paraId="137DAA04" w14:textId="77777777" w:rsidR="00E24C84" w:rsidRPr="007866DC" w:rsidRDefault="00E24C84" w:rsidP="002062B9">
            <w:pPr>
              <w:rPr>
                <w:rFonts w:ascii="Garamond" w:hAnsi="Garamond"/>
                <w:b/>
                <w:bCs/>
                <w:color w:val="000000"/>
              </w:rPr>
            </w:pPr>
          </w:p>
          <w:p w14:paraId="56F00F74" w14:textId="77777777" w:rsidR="00E85643" w:rsidRPr="00E85643" w:rsidRDefault="00E24C84" w:rsidP="002062B9">
            <w:pPr>
              <w:ind w:right="-177"/>
              <w:rPr>
                <w:rFonts w:ascii="Garamond" w:hAnsi="Garamond"/>
                <w:b/>
                <w:bCs/>
                <w:color w:val="000000"/>
              </w:rPr>
            </w:pPr>
            <w:r w:rsidRPr="007866DC">
              <w:rPr>
                <w:rFonts w:ascii="Garamond" w:hAnsi="Garamond"/>
                <w:b/>
                <w:bCs/>
                <w:color w:val="000000"/>
              </w:rPr>
              <w:t xml:space="preserve">Table---. </w:t>
            </w:r>
            <w:r w:rsidR="00E85643" w:rsidRPr="007866DC">
              <w:rPr>
                <w:rFonts w:ascii="Garamond" w:hAnsi="Garamond"/>
                <w:b/>
                <w:bCs/>
                <w:color w:val="000000"/>
              </w:rPr>
              <w:t xml:space="preserve">CART </w:t>
            </w:r>
            <w:r w:rsidRPr="007866DC">
              <w:rPr>
                <w:rFonts w:ascii="Garamond" w:hAnsi="Garamond"/>
                <w:b/>
                <w:bCs/>
                <w:color w:val="000000"/>
              </w:rPr>
              <w:t>A</w:t>
            </w:r>
            <w:r w:rsidR="00E85643" w:rsidRPr="007866DC">
              <w:rPr>
                <w:rFonts w:ascii="Garamond" w:hAnsi="Garamond"/>
                <w:b/>
                <w:bCs/>
                <w:color w:val="000000"/>
              </w:rPr>
              <w:t>ccuracy</w:t>
            </w:r>
          </w:p>
        </w:tc>
        <w:tc>
          <w:tcPr>
            <w:tcW w:w="1060" w:type="dxa"/>
            <w:gridSpan w:val="2"/>
            <w:tcBorders>
              <w:top w:val="nil"/>
              <w:left w:val="nil"/>
              <w:bottom w:val="double" w:sz="6" w:space="0" w:color="auto"/>
              <w:right w:val="nil"/>
            </w:tcBorders>
            <w:shd w:val="clear" w:color="auto" w:fill="auto"/>
            <w:noWrap/>
            <w:vAlign w:val="bottom"/>
            <w:hideMark/>
          </w:tcPr>
          <w:p w14:paraId="528DB13A" w14:textId="77777777" w:rsidR="00E85643" w:rsidRPr="00E85643" w:rsidRDefault="00E85643" w:rsidP="002062B9">
            <w:pPr>
              <w:rPr>
                <w:rFonts w:ascii="Garamond" w:hAnsi="Garamond"/>
                <w:color w:val="000000"/>
              </w:rPr>
            </w:pPr>
          </w:p>
        </w:tc>
      </w:tr>
      <w:tr w:rsidR="00E85643" w:rsidRPr="00E85643" w14:paraId="7C9D1E91" w14:textId="77777777" w:rsidTr="002062B9">
        <w:trPr>
          <w:gridAfter w:val="3"/>
          <w:wAfter w:w="1900" w:type="dxa"/>
          <w:trHeight w:val="320"/>
          <w:jc w:val="center"/>
        </w:trPr>
        <w:tc>
          <w:tcPr>
            <w:tcW w:w="1240" w:type="dxa"/>
            <w:tcBorders>
              <w:top w:val="nil"/>
              <w:left w:val="nil"/>
              <w:bottom w:val="single" w:sz="4" w:space="0" w:color="auto"/>
              <w:right w:val="nil"/>
            </w:tcBorders>
            <w:shd w:val="clear" w:color="auto" w:fill="auto"/>
            <w:noWrap/>
            <w:vAlign w:val="center"/>
            <w:hideMark/>
          </w:tcPr>
          <w:p w14:paraId="21C7A7AC" w14:textId="77777777" w:rsidR="00E85643" w:rsidRPr="00E85643" w:rsidRDefault="00E85643" w:rsidP="002062B9">
            <w:pPr>
              <w:rPr>
                <w:rFonts w:ascii="Garamond" w:hAnsi="Garamond"/>
                <w:b/>
                <w:bCs/>
                <w:color w:val="000000"/>
              </w:rPr>
            </w:pPr>
            <w:r w:rsidRPr="007866DC">
              <w:rPr>
                <w:rFonts w:ascii="Garamond" w:hAnsi="Garamond"/>
                <w:b/>
                <w:bCs/>
                <w:color w:val="000000"/>
              </w:rPr>
              <w:t>CART</w:t>
            </w:r>
          </w:p>
        </w:tc>
        <w:tc>
          <w:tcPr>
            <w:tcW w:w="1480" w:type="dxa"/>
            <w:gridSpan w:val="2"/>
            <w:tcBorders>
              <w:top w:val="nil"/>
              <w:left w:val="single" w:sz="4" w:space="0" w:color="auto"/>
              <w:bottom w:val="single" w:sz="4" w:space="0" w:color="auto"/>
              <w:right w:val="nil"/>
            </w:tcBorders>
            <w:shd w:val="clear" w:color="auto" w:fill="auto"/>
            <w:noWrap/>
            <w:vAlign w:val="center"/>
            <w:hideMark/>
          </w:tcPr>
          <w:p w14:paraId="03782497" w14:textId="77777777" w:rsidR="00E85643" w:rsidRPr="00E85643" w:rsidRDefault="00E85643" w:rsidP="002062B9">
            <w:pPr>
              <w:rPr>
                <w:rFonts w:ascii="Garamond" w:hAnsi="Garamond"/>
                <w:color w:val="000000"/>
              </w:rPr>
            </w:pPr>
            <w:r w:rsidRPr="00E85643">
              <w:rPr>
                <w:rFonts w:ascii="Garamond" w:hAnsi="Garamond"/>
                <w:color w:val="000000"/>
              </w:rPr>
              <w:t>Training data</w:t>
            </w:r>
          </w:p>
        </w:tc>
        <w:tc>
          <w:tcPr>
            <w:tcW w:w="1060" w:type="dxa"/>
            <w:gridSpan w:val="2"/>
            <w:tcBorders>
              <w:top w:val="nil"/>
              <w:left w:val="nil"/>
              <w:bottom w:val="single" w:sz="4" w:space="0" w:color="auto"/>
              <w:right w:val="nil"/>
            </w:tcBorders>
            <w:shd w:val="clear" w:color="auto" w:fill="auto"/>
            <w:noWrap/>
            <w:vAlign w:val="center"/>
            <w:hideMark/>
          </w:tcPr>
          <w:p w14:paraId="332063B0" w14:textId="77777777" w:rsidR="00E85643" w:rsidRPr="00E85643" w:rsidRDefault="00E85643" w:rsidP="002062B9">
            <w:pPr>
              <w:ind w:right="-113"/>
              <w:rPr>
                <w:rFonts w:ascii="Garamond" w:hAnsi="Garamond"/>
                <w:color w:val="000000"/>
              </w:rPr>
            </w:pPr>
            <w:r w:rsidRPr="00E85643">
              <w:rPr>
                <w:rFonts w:ascii="Garamond" w:hAnsi="Garamond"/>
                <w:color w:val="000000"/>
              </w:rPr>
              <w:t>Test data</w:t>
            </w:r>
          </w:p>
        </w:tc>
      </w:tr>
      <w:tr w:rsidR="00E85643" w:rsidRPr="00E85643" w14:paraId="63432D63" w14:textId="77777777" w:rsidTr="002062B9">
        <w:trPr>
          <w:gridAfter w:val="3"/>
          <w:wAfter w:w="1900" w:type="dxa"/>
          <w:trHeight w:val="340"/>
          <w:jc w:val="center"/>
        </w:trPr>
        <w:tc>
          <w:tcPr>
            <w:tcW w:w="1240" w:type="dxa"/>
            <w:tcBorders>
              <w:top w:val="nil"/>
              <w:left w:val="nil"/>
              <w:bottom w:val="double" w:sz="6" w:space="0" w:color="auto"/>
              <w:right w:val="nil"/>
            </w:tcBorders>
            <w:shd w:val="clear" w:color="auto" w:fill="auto"/>
            <w:vAlign w:val="center"/>
            <w:hideMark/>
          </w:tcPr>
          <w:p w14:paraId="32AA9364" w14:textId="77777777" w:rsidR="00E85643" w:rsidRPr="00E85643" w:rsidRDefault="00E85643" w:rsidP="002062B9">
            <w:pPr>
              <w:rPr>
                <w:rFonts w:ascii="Garamond" w:hAnsi="Garamond"/>
                <w:color w:val="000000"/>
              </w:rPr>
            </w:pPr>
            <w:r w:rsidRPr="007866DC">
              <w:rPr>
                <w:rFonts w:ascii="Garamond" w:hAnsi="Garamond"/>
                <w:color w:val="000000"/>
              </w:rPr>
              <w:t>Accuracy</w:t>
            </w:r>
          </w:p>
        </w:tc>
        <w:tc>
          <w:tcPr>
            <w:tcW w:w="1480" w:type="dxa"/>
            <w:gridSpan w:val="2"/>
            <w:tcBorders>
              <w:top w:val="nil"/>
              <w:left w:val="single" w:sz="4" w:space="0" w:color="auto"/>
              <w:bottom w:val="double" w:sz="6" w:space="0" w:color="auto"/>
              <w:right w:val="nil"/>
            </w:tcBorders>
            <w:shd w:val="clear" w:color="auto" w:fill="auto"/>
            <w:noWrap/>
            <w:vAlign w:val="center"/>
            <w:hideMark/>
          </w:tcPr>
          <w:p w14:paraId="54E540C3" w14:textId="77777777" w:rsidR="00E85643" w:rsidRPr="00E85643" w:rsidRDefault="00E85643" w:rsidP="002062B9">
            <w:pPr>
              <w:rPr>
                <w:rFonts w:ascii="Garamond" w:hAnsi="Garamond"/>
                <w:color w:val="000000"/>
              </w:rPr>
            </w:pPr>
            <w:r w:rsidRPr="007866DC">
              <w:rPr>
                <w:rFonts w:ascii="Garamond" w:hAnsi="Garamond"/>
                <w:color w:val="000000"/>
              </w:rPr>
              <w:t>83</w:t>
            </w:r>
            <w:r w:rsidR="00C27E55" w:rsidRPr="007866DC">
              <w:rPr>
                <w:rFonts w:ascii="Garamond" w:hAnsi="Garamond"/>
                <w:color w:val="000000"/>
              </w:rPr>
              <w:t>.</w:t>
            </w:r>
            <w:r w:rsidRPr="007866DC">
              <w:rPr>
                <w:rFonts w:ascii="Garamond" w:hAnsi="Garamond"/>
                <w:color w:val="000000"/>
              </w:rPr>
              <w:t>7</w:t>
            </w:r>
            <w:r w:rsidR="00C27E55" w:rsidRPr="007866DC">
              <w:rPr>
                <w:rFonts w:ascii="Garamond" w:hAnsi="Garamond"/>
                <w:color w:val="000000"/>
              </w:rPr>
              <w:t>6%</w:t>
            </w:r>
          </w:p>
        </w:tc>
        <w:tc>
          <w:tcPr>
            <w:tcW w:w="1060" w:type="dxa"/>
            <w:gridSpan w:val="2"/>
            <w:tcBorders>
              <w:top w:val="nil"/>
              <w:left w:val="nil"/>
              <w:bottom w:val="double" w:sz="6" w:space="0" w:color="auto"/>
              <w:right w:val="nil"/>
            </w:tcBorders>
            <w:shd w:val="clear" w:color="auto" w:fill="auto"/>
            <w:noWrap/>
            <w:vAlign w:val="center"/>
            <w:hideMark/>
          </w:tcPr>
          <w:p w14:paraId="79F26615" w14:textId="77777777" w:rsidR="00E85643" w:rsidRPr="00E85643" w:rsidRDefault="00E85643" w:rsidP="002062B9">
            <w:pPr>
              <w:rPr>
                <w:rFonts w:ascii="Garamond" w:hAnsi="Garamond"/>
                <w:color w:val="000000"/>
              </w:rPr>
            </w:pPr>
            <w:r w:rsidRPr="007866DC">
              <w:rPr>
                <w:rFonts w:ascii="Garamond" w:hAnsi="Garamond"/>
                <w:color w:val="000000"/>
              </w:rPr>
              <w:t>83</w:t>
            </w:r>
            <w:r w:rsidR="00C27E55" w:rsidRPr="007866DC">
              <w:rPr>
                <w:rFonts w:ascii="Garamond" w:hAnsi="Garamond"/>
                <w:color w:val="000000"/>
              </w:rPr>
              <w:t>.</w:t>
            </w:r>
            <w:r w:rsidRPr="007866DC">
              <w:rPr>
                <w:rFonts w:ascii="Garamond" w:hAnsi="Garamond"/>
                <w:color w:val="000000"/>
              </w:rPr>
              <w:t>4</w:t>
            </w:r>
            <w:r w:rsidR="00C27E55" w:rsidRPr="007866DC">
              <w:rPr>
                <w:rFonts w:ascii="Garamond" w:hAnsi="Garamond"/>
                <w:color w:val="000000"/>
              </w:rPr>
              <w:t>6%</w:t>
            </w:r>
          </w:p>
        </w:tc>
      </w:tr>
    </w:tbl>
    <w:p w14:paraId="23310F40" w14:textId="77777777" w:rsidR="00E85643" w:rsidRPr="007866DC" w:rsidRDefault="00E85643" w:rsidP="00720FAD">
      <w:pPr>
        <w:spacing w:line="360" w:lineRule="auto"/>
        <w:ind w:firstLine="720"/>
        <w:rPr>
          <w:rFonts w:ascii="Garamond" w:hAnsi="Garamond"/>
          <w:b/>
          <w:bCs/>
        </w:rPr>
      </w:pPr>
    </w:p>
    <w:p w14:paraId="2C22CD63" w14:textId="77777777" w:rsidR="00CA26D8" w:rsidRDefault="00CA26D8" w:rsidP="00720FAD">
      <w:pPr>
        <w:spacing w:line="360" w:lineRule="auto"/>
        <w:ind w:firstLine="720"/>
        <w:rPr>
          <w:rFonts w:ascii="Garamond" w:hAnsi="Garamond"/>
          <w:b/>
          <w:bCs/>
        </w:rPr>
      </w:pPr>
      <w:r w:rsidRPr="007866DC">
        <w:rPr>
          <w:rFonts w:ascii="Garamond" w:hAnsi="Garamond"/>
          <w:b/>
          <w:bCs/>
        </w:rPr>
        <w:t xml:space="preserve">4.3. </w:t>
      </w:r>
      <w:commentRangeStart w:id="12"/>
      <w:r w:rsidRPr="007866DC">
        <w:rPr>
          <w:rFonts w:ascii="Garamond" w:hAnsi="Garamond"/>
          <w:b/>
          <w:bCs/>
        </w:rPr>
        <w:t>RF</w:t>
      </w:r>
      <w:commentRangeEnd w:id="12"/>
      <w:r w:rsidR="003156A3">
        <w:rPr>
          <w:rStyle w:val="CommentReference"/>
        </w:rPr>
        <w:commentReference w:id="12"/>
      </w:r>
    </w:p>
    <w:p w14:paraId="4E2E1F36" w14:textId="77777777" w:rsidR="00131CB4" w:rsidRDefault="00131CB4" w:rsidP="00720FAD">
      <w:pPr>
        <w:spacing w:line="360" w:lineRule="auto"/>
        <w:ind w:firstLine="720"/>
        <w:rPr>
          <w:rFonts w:ascii="Garamond" w:hAnsi="Garamond"/>
        </w:rPr>
      </w:pPr>
      <w:r>
        <w:rPr>
          <w:rFonts w:ascii="Garamond" w:hAnsi="Garamond"/>
        </w:rPr>
        <w:t xml:space="preserve">The RF </w:t>
      </w:r>
      <w:r w:rsidR="001657E4">
        <w:rPr>
          <w:rFonts w:ascii="Garamond" w:hAnsi="Garamond"/>
        </w:rPr>
        <w:t xml:space="preserve">works no matter the dependent variable is categorical or continuous. Unlike the decision tree performs as individual trivial tree, RF forms a forest with may decision trees. When building decision tress on </w:t>
      </w:r>
      <w:commentRangeStart w:id="13"/>
      <w:r w:rsidR="001657E4">
        <w:rPr>
          <w:rFonts w:ascii="Garamond" w:hAnsi="Garamond"/>
        </w:rPr>
        <w:t>bootstrapped training samples</w:t>
      </w:r>
      <w:commentRangeEnd w:id="13"/>
      <w:r w:rsidR="003156A3">
        <w:rPr>
          <w:rStyle w:val="CommentReference"/>
        </w:rPr>
        <w:commentReference w:id="13"/>
      </w:r>
      <w:r w:rsidR="001657E4">
        <w:rPr>
          <w:rFonts w:ascii="Garamond" w:hAnsi="Garamond"/>
        </w:rPr>
        <w:t>, each time a split in a tree is considered, and a random sample of the predictors is chosen as split candidates from the full set of p predictors</w:t>
      </w:r>
      <w:r w:rsidR="00DF2CE2">
        <w:rPr>
          <w:rFonts w:ascii="Garamond" w:hAnsi="Garamond"/>
        </w:rPr>
        <w:t xml:space="preserve"> (---textbook---)</w:t>
      </w:r>
      <w:r w:rsidR="001657E4">
        <w:rPr>
          <w:rFonts w:ascii="Garamond" w:hAnsi="Garamond"/>
        </w:rPr>
        <w:t xml:space="preserve">. The </w:t>
      </w:r>
      <w:commentRangeStart w:id="14"/>
      <w:r w:rsidR="001657E4">
        <w:rPr>
          <w:rFonts w:ascii="Garamond" w:hAnsi="Garamond"/>
        </w:rPr>
        <w:t xml:space="preserve">out-of-bag (OOB) </w:t>
      </w:r>
      <w:commentRangeEnd w:id="14"/>
      <w:r w:rsidR="003156A3">
        <w:rPr>
          <w:rStyle w:val="CommentReference"/>
        </w:rPr>
        <w:commentReference w:id="14"/>
      </w:r>
      <w:r w:rsidR="001657E4">
        <w:rPr>
          <w:rFonts w:ascii="Garamond" w:hAnsi="Garamond"/>
        </w:rPr>
        <w:t xml:space="preserve">error for individual tree </w:t>
      </w:r>
      <w:r w:rsidR="00DF2CE2">
        <w:rPr>
          <w:rFonts w:ascii="Garamond" w:hAnsi="Garamond"/>
        </w:rPr>
        <w:t xml:space="preserve">is accumulated and averaged as a measure of prediction accuracy of test data. The RF works well for prediction accuracy, and it improves by decorrelating individual decision trees. There is no need to </w:t>
      </w:r>
      <w:commentRangeStart w:id="15"/>
      <w:r w:rsidR="00DF2CE2">
        <w:rPr>
          <w:rFonts w:ascii="Garamond" w:hAnsi="Garamond"/>
        </w:rPr>
        <w:t>prune</w:t>
      </w:r>
      <w:commentRangeEnd w:id="15"/>
      <w:r w:rsidR="003156A3">
        <w:rPr>
          <w:rStyle w:val="CommentReference"/>
        </w:rPr>
        <w:commentReference w:id="15"/>
      </w:r>
      <w:r w:rsidR="00DF2CE2">
        <w:rPr>
          <w:rFonts w:ascii="Garamond" w:hAnsi="Garamond"/>
        </w:rPr>
        <w:t xml:space="preserve"> the tree, and even when the size of data is large and has so many independent variables, RF performs stably without overfitting.</w:t>
      </w:r>
    </w:p>
    <w:p w14:paraId="5A70490F" w14:textId="77777777" w:rsidR="00DF2CE2" w:rsidRPr="00131CB4" w:rsidRDefault="00DF2CE2" w:rsidP="00720FAD">
      <w:pPr>
        <w:spacing w:line="360" w:lineRule="auto"/>
        <w:ind w:firstLine="720"/>
        <w:rPr>
          <w:rFonts w:ascii="Garamond" w:hAnsi="Garamond"/>
        </w:rPr>
      </w:pPr>
      <w:r>
        <w:rPr>
          <w:rFonts w:ascii="Garamond" w:hAnsi="Garamond"/>
        </w:rPr>
        <w:t xml:space="preserve">The Figure---. shows the error rate of RF. The black line represents the overall averaged OOB error (1- </w:t>
      </w:r>
      <w:r w:rsidR="00C31C71">
        <w:rPr>
          <w:rFonts w:ascii="Garamond" w:hAnsi="Garamond"/>
        </w:rPr>
        <w:t>test accuracy</w:t>
      </w:r>
      <w:r>
        <w:rPr>
          <w:rFonts w:ascii="Garamond" w:hAnsi="Garamond"/>
        </w:rPr>
        <w:t xml:space="preserve">), and the red line </w:t>
      </w:r>
      <w:r w:rsidR="00C31C71">
        <w:rPr>
          <w:rFonts w:ascii="Garamond" w:hAnsi="Garamond"/>
        </w:rPr>
        <w:t>is the prediction error rate for the y=0 (1-specificity), and the green line shows the prediction error rate for y=1 (1-sensitivity).</w:t>
      </w:r>
      <w:r w:rsidR="005F2BB4">
        <w:rPr>
          <w:rFonts w:ascii="Garamond" w:hAnsi="Garamond"/>
        </w:rPr>
        <w:t xml:space="preserve"> This figure also indicates that the errors do not continue to decrease sharply after the number of trees in the forest reaches 40. The confusion matrix(Table---&amp;Table--) and Table--. RF Accuracy backed up my initial assumption that RF always works well in terms of prediction accuracy. The accuracy for training data almost reaches 100%, with the accuracy for test data</w:t>
      </w:r>
      <w:r w:rsidR="00E435C8">
        <w:rPr>
          <w:rFonts w:ascii="Garamond" w:hAnsi="Garamond"/>
        </w:rPr>
        <w:t xml:space="preserve"> (86.41%) that is</w:t>
      </w:r>
      <w:r w:rsidR="005F2BB4">
        <w:rPr>
          <w:rFonts w:ascii="Garamond" w:hAnsi="Garamond"/>
        </w:rPr>
        <w:t xml:space="preserve"> higher than other models.</w:t>
      </w:r>
    </w:p>
    <w:p w14:paraId="20AFBA9D" w14:textId="77777777" w:rsidR="00D41D67" w:rsidRPr="007866DC" w:rsidRDefault="00D41D67" w:rsidP="002062B9">
      <w:pPr>
        <w:spacing w:line="360" w:lineRule="auto"/>
        <w:ind w:firstLine="720"/>
        <w:jc w:val="center"/>
        <w:rPr>
          <w:rFonts w:ascii="Garamond" w:hAnsi="Garamond"/>
          <w:b/>
          <w:bCs/>
        </w:rPr>
      </w:pPr>
      <w:r w:rsidRPr="00D41D67">
        <w:rPr>
          <w:rFonts w:ascii="Garamond" w:hAnsi="Garamond"/>
          <w:b/>
          <w:bCs/>
          <w:noProof/>
        </w:rPr>
        <w:lastRenderedPageBreak/>
        <w:drawing>
          <wp:inline distT="0" distB="0" distL="0" distR="0" wp14:anchorId="3E53676F" wp14:editId="20B3EA9D">
            <wp:extent cx="27051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100" cy="2895600"/>
                    </a:xfrm>
                    <a:prstGeom prst="rect">
                      <a:avLst/>
                    </a:prstGeom>
                  </pic:spPr>
                </pic:pic>
              </a:graphicData>
            </a:graphic>
          </wp:inline>
        </w:drawing>
      </w:r>
    </w:p>
    <w:tbl>
      <w:tblPr>
        <w:tblW w:w="5680" w:type="dxa"/>
        <w:jc w:val="center"/>
        <w:tblLook w:val="04A0" w:firstRow="1" w:lastRow="0" w:firstColumn="1" w:lastColumn="0" w:noHBand="0" w:noVBand="1"/>
      </w:tblPr>
      <w:tblGrid>
        <w:gridCol w:w="1240"/>
        <w:gridCol w:w="963"/>
        <w:gridCol w:w="517"/>
        <w:gridCol w:w="312"/>
        <w:gridCol w:w="748"/>
        <w:gridCol w:w="71"/>
        <w:gridCol w:w="819"/>
        <w:gridCol w:w="1010"/>
      </w:tblGrid>
      <w:tr w:rsidR="00E24C84" w:rsidRPr="007866DC" w14:paraId="06C2D1A6" w14:textId="77777777" w:rsidTr="002062B9">
        <w:trPr>
          <w:trHeight w:val="340"/>
          <w:jc w:val="center"/>
        </w:trPr>
        <w:tc>
          <w:tcPr>
            <w:tcW w:w="5680" w:type="dxa"/>
            <w:gridSpan w:val="8"/>
            <w:tcBorders>
              <w:top w:val="nil"/>
              <w:left w:val="nil"/>
              <w:bottom w:val="double" w:sz="6" w:space="0" w:color="auto"/>
              <w:right w:val="nil"/>
            </w:tcBorders>
            <w:shd w:val="clear" w:color="auto" w:fill="auto"/>
            <w:noWrap/>
            <w:vAlign w:val="center"/>
            <w:hideMark/>
          </w:tcPr>
          <w:p w14:paraId="1096DDAC" w14:textId="77777777" w:rsidR="00E24C84" w:rsidRPr="007866DC" w:rsidRDefault="00E24C84" w:rsidP="00551253">
            <w:pPr>
              <w:jc w:val="center"/>
              <w:rPr>
                <w:rFonts w:ascii="Garamond" w:hAnsi="Garamond" w:cs="Calibri"/>
                <w:b/>
                <w:bCs/>
                <w:color w:val="000000"/>
              </w:rPr>
            </w:pPr>
            <w:r w:rsidRPr="007866DC">
              <w:rPr>
                <w:rFonts w:ascii="Garamond" w:hAnsi="Garamond" w:cs="Calibri"/>
                <w:b/>
                <w:bCs/>
                <w:color w:val="000000"/>
              </w:rPr>
              <w:t>Table--Confusion matrix of RF with training data</w:t>
            </w:r>
          </w:p>
        </w:tc>
      </w:tr>
      <w:tr w:rsidR="00E24C84" w:rsidRPr="007866DC" w14:paraId="7EAE37B9" w14:textId="77777777" w:rsidTr="002062B9">
        <w:trPr>
          <w:trHeight w:val="320"/>
          <w:jc w:val="center"/>
        </w:trPr>
        <w:tc>
          <w:tcPr>
            <w:tcW w:w="2203" w:type="dxa"/>
            <w:gridSpan w:val="2"/>
            <w:tcBorders>
              <w:top w:val="nil"/>
              <w:left w:val="nil"/>
              <w:bottom w:val="nil"/>
              <w:right w:val="nil"/>
            </w:tcBorders>
            <w:shd w:val="clear" w:color="auto" w:fill="auto"/>
            <w:noWrap/>
            <w:vAlign w:val="bottom"/>
            <w:hideMark/>
          </w:tcPr>
          <w:p w14:paraId="7AF18FB0" w14:textId="77777777" w:rsidR="00E24C84" w:rsidRPr="00362463" w:rsidRDefault="00E24C84" w:rsidP="00551253">
            <w:pPr>
              <w:jc w:val="center"/>
              <w:rPr>
                <w:rFonts w:ascii="Garamond" w:hAnsi="Garamond" w:cs="Calibri"/>
                <w:b/>
                <w:bCs/>
                <w:color w:val="000000"/>
              </w:rPr>
            </w:pPr>
          </w:p>
        </w:tc>
        <w:tc>
          <w:tcPr>
            <w:tcW w:w="829" w:type="dxa"/>
            <w:gridSpan w:val="2"/>
            <w:tcBorders>
              <w:top w:val="nil"/>
              <w:left w:val="nil"/>
              <w:bottom w:val="nil"/>
              <w:right w:val="nil"/>
            </w:tcBorders>
            <w:shd w:val="clear" w:color="auto" w:fill="auto"/>
            <w:noWrap/>
            <w:vAlign w:val="bottom"/>
            <w:hideMark/>
          </w:tcPr>
          <w:p w14:paraId="20225098" w14:textId="77777777" w:rsidR="00E24C84" w:rsidRPr="00362463" w:rsidRDefault="00E24C84" w:rsidP="00551253">
            <w:pPr>
              <w:rPr>
                <w:rFonts w:ascii="Garamond" w:hAnsi="Garamond"/>
              </w:rPr>
            </w:pPr>
          </w:p>
        </w:tc>
        <w:tc>
          <w:tcPr>
            <w:tcW w:w="2648" w:type="dxa"/>
            <w:gridSpan w:val="4"/>
            <w:tcBorders>
              <w:top w:val="nil"/>
              <w:left w:val="single" w:sz="4" w:space="0" w:color="auto"/>
              <w:bottom w:val="nil"/>
              <w:right w:val="nil"/>
            </w:tcBorders>
            <w:shd w:val="clear" w:color="auto" w:fill="auto"/>
            <w:noWrap/>
            <w:vAlign w:val="bottom"/>
            <w:hideMark/>
          </w:tcPr>
          <w:p w14:paraId="5F7AA238"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E24C84" w:rsidRPr="007866DC" w14:paraId="75F1BD81" w14:textId="77777777" w:rsidTr="002062B9">
        <w:trPr>
          <w:trHeight w:val="300"/>
          <w:jc w:val="center"/>
        </w:trPr>
        <w:tc>
          <w:tcPr>
            <w:tcW w:w="2203" w:type="dxa"/>
            <w:gridSpan w:val="2"/>
            <w:tcBorders>
              <w:top w:val="nil"/>
              <w:left w:val="nil"/>
              <w:bottom w:val="single" w:sz="4" w:space="0" w:color="auto"/>
              <w:right w:val="nil"/>
            </w:tcBorders>
            <w:shd w:val="clear" w:color="auto" w:fill="auto"/>
            <w:noWrap/>
            <w:vAlign w:val="bottom"/>
            <w:hideMark/>
          </w:tcPr>
          <w:p w14:paraId="7C9CBE4C" w14:textId="77777777"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single" w:sz="4" w:space="0" w:color="auto"/>
              <w:right w:val="nil"/>
            </w:tcBorders>
            <w:shd w:val="clear" w:color="auto" w:fill="auto"/>
            <w:noWrap/>
            <w:vAlign w:val="bottom"/>
            <w:hideMark/>
          </w:tcPr>
          <w:p w14:paraId="243D60D3" w14:textId="77777777"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19" w:type="dxa"/>
            <w:gridSpan w:val="2"/>
            <w:tcBorders>
              <w:top w:val="nil"/>
              <w:left w:val="single" w:sz="4" w:space="0" w:color="auto"/>
              <w:bottom w:val="single" w:sz="4" w:space="0" w:color="auto"/>
              <w:right w:val="nil"/>
            </w:tcBorders>
            <w:shd w:val="clear" w:color="auto" w:fill="auto"/>
            <w:noWrap/>
            <w:vAlign w:val="bottom"/>
            <w:hideMark/>
          </w:tcPr>
          <w:p w14:paraId="61B831D4"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14:paraId="725C6E2D"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14:paraId="5EFB9E38"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r>
      <w:tr w:rsidR="00E24C84" w:rsidRPr="007866DC" w14:paraId="47A2F50B" w14:textId="77777777" w:rsidTr="002062B9">
        <w:trPr>
          <w:trHeight w:val="480"/>
          <w:jc w:val="center"/>
        </w:trPr>
        <w:tc>
          <w:tcPr>
            <w:tcW w:w="2203" w:type="dxa"/>
            <w:gridSpan w:val="2"/>
            <w:vMerge w:val="restart"/>
            <w:tcBorders>
              <w:top w:val="nil"/>
              <w:left w:val="nil"/>
              <w:bottom w:val="nil"/>
              <w:right w:val="nil"/>
            </w:tcBorders>
            <w:shd w:val="clear" w:color="auto" w:fill="auto"/>
            <w:vAlign w:val="center"/>
            <w:hideMark/>
          </w:tcPr>
          <w:p w14:paraId="56000508"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True subscription status</w:t>
            </w:r>
          </w:p>
        </w:tc>
        <w:tc>
          <w:tcPr>
            <w:tcW w:w="829" w:type="dxa"/>
            <w:gridSpan w:val="2"/>
            <w:tcBorders>
              <w:top w:val="nil"/>
              <w:left w:val="nil"/>
              <w:bottom w:val="nil"/>
              <w:right w:val="nil"/>
            </w:tcBorders>
            <w:shd w:val="clear" w:color="auto" w:fill="auto"/>
            <w:noWrap/>
            <w:vAlign w:val="bottom"/>
            <w:hideMark/>
          </w:tcPr>
          <w:p w14:paraId="59CDF7D2"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gridSpan w:val="2"/>
            <w:tcBorders>
              <w:top w:val="nil"/>
              <w:left w:val="single" w:sz="4" w:space="0" w:color="auto"/>
              <w:bottom w:val="nil"/>
              <w:right w:val="nil"/>
            </w:tcBorders>
            <w:shd w:val="clear" w:color="auto" w:fill="auto"/>
            <w:noWrap/>
            <w:vAlign w:val="bottom"/>
            <w:hideMark/>
          </w:tcPr>
          <w:p w14:paraId="4DA90D0D"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8623</w:t>
            </w:r>
          </w:p>
        </w:tc>
        <w:tc>
          <w:tcPr>
            <w:tcW w:w="819" w:type="dxa"/>
            <w:tcBorders>
              <w:top w:val="nil"/>
              <w:left w:val="nil"/>
              <w:bottom w:val="nil"/>
              <w:right w:val="nil"/>
            </w:tcBorders>
            <w:shd w:val="clear" w:color="auto" w:fill="auto"/>
            <w:noWrap/>
            <w:vAlign w:val="bottom"/>
            <w:hideMark/>
          </w:tcPr>
          <w:p w14:paraId="69669CCA"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0</w:t>
            </w:r>
          </w:p>
        </w:tc>
        <w:tc>
          <w:tcPr>
            <w:tcW w:w="1010" w:type="dxa"/>
            <w:tcBorders>
              <w:top w:val="nil"/>
              <w:left w:val="single" w:sz="4" w:space="0" w:color="auto"/>
              <w:bottom w:val="nil"/>
              <w:right w:val="nil"/>
            </w:tcBorders>
            <w:shd w:val="clear" w:color="auto" w:fill="auto"/>
            <w:noWrap/>
            <w:vAlign w:val="bottom"/>
            <w:hideMark/>
          </w:tcPr>
          <w:p w14:paraId="2099CEE5"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8623</w:t>
            </w:r>
          </w:p>
        </w:tc>
      </w:tr>
      <w:tr w:rsidR="00E24C84" w:rsidRPr="007866DC" w14:paraId="17C48977" w14:textId="77777777" w:rsidTr="002062B9">
        <w:trPr>
          <w:trHeight w:val="400"/>
          <w:jc w:val="center"/>
        </w:trPr>
        <w:tc>
          <w:tcPr>
            <w:tcW w:w="2203" w:type="dxa"/>
            <w:gridSpan w:val="2"/>
            <w:vMerge/>
            <w:tcBorders>
              <w:top w:val="nil"/>
              <w:left w:val="nil"/>
              <w:bottom w:val="nil"/>
              <w:right w:val="nil"/>
            </w:tcBorders>
            <w:vAlign w:val="center"/>
            <w:hideMark/>
          </w:tcPr>
          <w:p w14:paraId="519F7645" w14:textId="77777777" w:rsidR="00E24C84" w:rsidRPr="00362463" w:rsidRDefault="00E24C84" w:rsidP="00551253">
            <w:pPr>
              <w:rPr>
                <w:rFonts w:ascii="Garamond" w:hAnsi="Garamond" w:cs="Calibri"/>
                <w:color w:val="000000"/>
              </w:rPr>
            </w:pPr>
          </w:p>
        </w:tc>
        <w:tc>
          <w:tcPr>
            <w:tcW w:w="829" w:type="dxa"/>
            <w:gridSpan w:val="2"/>
            <w:tcBorders>
              <w:top w:val="nil"/>
              <w:left w:val="nil"/>
              <w:bottom w:val="single" w:sz="4" w:space="0" w:color="auto"/>
              <w:right w:val="nil"/>
            </w:tcBorders>
            <w:shd w:val="clear" w:color="auto" w:fill="auto"/>
            <w:noWrap/>
            <w:vAlign w:val="bottom"/>
            <w:hideMark/>
          </w:tcPr>
          <w:p w14:paraId="6D8915A6"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819" w:type="dxa"/>
            <w:gridSpan w:val="2"/>
            <w:tcBorders>
              <w:top w:val="nil"/>
              <w:left w:val="single" w:sz="4" w:space="0" w:color="auto"/>
              <w:bottom w:val="single" w:sz="4" w:space="0" w:color="auto"/>
              <w:right w:val="nil"/>
            </w:tcBorders>
            <w:shd w:val="clear" w:color="auto" w:fill="auto"/>
            <w:noWrap/>
            <w:vAlign w:val="bottom"/>
            <w:hideMark/>
          </w:tcPr>
          <w:p w14:paraId="3F106050"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2</w:t>
            </w:r>
          </w:p>
        </w:tc>
        <w:tc>
          <w:tcPr>
            <w:tcW w:w="819" w:type="dxa"/>
            <w:tcBorders>
              <w:top w:val="nil"/>
              <w:left w:val="nil"/>
              <w:bottom w:val="single" w:sz="4" w:space="0" w:color="auto"/>
              <w:right w:val="nil"/>
            </w:tcBorders>
            <w:shd w:val="clear" w:color="auto" w:fill="auto"/>
            <w:noWrap/>
            <w:vAlign w:val="bottom"/>
            <w:hideMark/>
          </w:tcPr>
          <w:p w14:paraId="724BC330"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8553</w:t>
            </w:r>
          </w:p>
        </w:tc>
        <w:tc>
          <w:tcPr>
            <w:tcW w:w="1010" w:type="dxa"/>
            <w:tcBorders>
              <w:top w:val="nil"/>
              <w:left w:val="single" w:sz="4" w:space="0" w:color="auto"/>
              <w:bottom w:val="nil"/>
              <w:right w:val="nil"/>
            </w:tcBorders>
            <w:shd w:val="clear" w:color="auto" w:fill="auto"/>
            <w:noWrap/>
            <w:vAlign w:val="bottom"/>
            <w:hideMark/>
          </w:tcPr>
          <w:p w14:paraId="5F8BF861"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8555</w:t>
            </w:r>
          </w:p>
        </w:tc>
      </w:tr>
      <w:tr w:rsidR="00E24C84" w:rsidRPr="007866DC" w14:paraId="52F76ADB" w14:textId="77777777" w:rsidTr="002062B9">
        <w:trPr>
          <w:trHeight w:val="320"/>
          <w:jc w:val="center"/>
        </w:trPr>
        <w:tc>
          <w:tcPr>
            <w:tcW w:w="2203" w:type="dxa"/>
            <w:gridSpan w:val="2"/>
            <w:tcBorders>
              <w:top w:val="nil"/>
              <w:left w:val="nil"/>
              <w:bottom w:val="double" w:sz="6" w:space="0" w:color="auto"/>
              <w:right w:val="nil"/>
            </w:tcBorders>
            <w:shd w:val="clear" w:color="auto" w:fill="auto"/>
            <w:noWrap/>
            <w:vAlign w:val="bottom"/>
            <w:hideMark/>
          </w:tcPr>
          <w:p w14:paraId="69DA671B" w14:textId="77777777"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double" w:sz="6" w:space="0" w:color="auto"/>
              <w:right w:val="single" w:sz="4" w:space="0" w:color="auto"/>
            </w:tcBorders>
            <w:shd w:val="clear" w:color="auto" w:fill="auto"/>
            <w:noWrap/>
            <w:vAlign w:val="bottom"/>
            <w:hideMark/>
          </w:tcPr>
          <w:p w14:paraId="7AB25E95"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c>
          <w:tcPr>
            <w:tcW w:w="819" w:type="dxa"/>
            <w:gridSpan w:val="2"/>
            <w:tcBorders>
              <w:top w:val="nil"/>
              <w:left w:val="nil"/>
              <w:bottom w:val="double" w:sz="6" w:space="0" w:color="auto"/>
              <w:right w:val="nil"/>
            </w:tcBorders>
            <w:shd w:val="clear" w:color="auto" w:fill="auto"/>
            <w:noWrap/>
            <w:vAlign w:val="bottom"/>
            <w:hideMark/>
          </w:tcPr>
          <w:p w14:paraId="27E369EC"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8625</w:t>
            </w:r>
          </w:p>
        </w:tc>
        <w:tc>
          <w:tcPr>
            <w:tcW w:w="819" w:type="dxa"/>
            <w:tcBorders>
              <w:top w:val="nil"/>
              <w:left w:val="nil"/>
              <w:bottom w:val="double" w:sz="6" w:space="0" w:color="auto"/>
              <w:right w:val="single" w:sz="4" w:space="0" w:color="auto"/>
            </w:tcBorders>
            <w:shd w:val="clear" w:color="auto" w:fill="auto"/>
            <w:noWrap/>
            <w:vAlign w:val="bottom"/>
            <w:hideMark/>
          </w:tcPr>
          <w:p w14:paraId="5A635CDF"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8553</w:t>
            </w:r>
          </w:p>
        </w:tc>
        <w:tc>
          <w:tcPr>
            <w:tcW w:w="1010" w:type="dxa"/>
            <w:tcBorders>
              <w:top w:val="single" w:sz="4" w:space="0" w:color="auto"/>
              <w:left w:val="nil"/>
              <w:bottom w:val="double" w:sz="6" w:space="0" w:color="auto"/>
              <w:right w:val="nil"/>
            </w:tcBorders>
            <w:shd w:val="clear" w:color="auto" w:fill="auto"/>
            <w:noWrap/>
            <w:vAlign w:val="bottom"/>
            <w:hideMark/>
          </w:tcPr>
          <w:p w14:paraId="30EEC48F"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17178</w:t>
            </w:r>
          </w:p>
        </w:tc>
      </w:tr>
      <w:tr w:rsidR="00E24C84" w:rsidRPr="007866DC" w14:paraId="63D7A8CB" w14:textId="77777777" w:rsidTr="002062B9">
        <w:trPr>
          <w:trHeight w:val="340"/>
          <w:jc w:val="center"/>
        </w:trPr>
        <w:tc>
          <w:tcPr>
            <w:tcW w:w="5680" w:type="dxa"/>
            <w:gridSpan w:val="8"/>
            <w:tcBorders>
              <w:top w:val="nil"/>
              <w:left w:val="nil"/>
              <w:bottom w:val="double" w:sz="6" w:space="0" w:color="auto"/>
              <w:right w:val="nil"/>
            </w:tcBorders>
            <w:shd w:val="clear" w:color="auto" w:fill="auto"/>
            <w:noWrap/>
            <w:vAlign w:val="center"/>
            <w:hideMark/>
          </w:tcPr>
          <w:p w14:paraId="78CB2347" w14:textId="77777777" w:rsidR="003D5A07" w:rsidRPr="007866DC" w:rsidRDefault="003D5A07" w:rsidP="00551253">
            <w:pPr>
              <w:jc w:val="center"/>
              <w:rPr>
                <w:rFonts w:ascii="Garamond" w:hAnsi="Garamond" w:cs="Calibri"/>
                <w:b/>
                <w:bCs/>
                <w:color w:val="000000"/>
              </w:rPr>
            </w:pPr>
          </w:p>
          <w:p w14:paraId="24156530" w14:textId="77777777" w:rsidR="00E24C84" w:rsidRPr="007866DC" w:rsidRDefault="00E24C84" w:rsidP="00551253">
            <w:pPr>
              <w:jc w:val="center"/>
              <w:rPr>
                <w:rFonts w:ascii="Garamond" w:hAnsi="Garamond" w:cs="Calibri"/>
                <w:b/>
                <w:bCs/>
                <w:color w:val="000000"/>
              </w:rPr>
            </w:pPr>
            <w:r w:rsidRPr="007866DC">
              <w:rPr>
                <w:rFonts w:ascii="Garamond" w:hAnsi="Garamond" w:cs="Calibri"/>
                <w:b/>
                <w:bCs/>
                <w:color w:val="000000"/>
              </w:rPr>
              <w:t>Table--Confusion matrix of RF with training data</w:t>
            </w:r>
          </w:p>
        </w:tc>
      </w:tr>
      <w:tr w:rsidR="00E24C84" w:rsidRPr="007866DC" w14:paraId="093AD9BA" w14:textId="77777777" w:rsidTr="002062B9">
        <w:trPr>
          <w:trHeight w:val="320"/>
          <w:jc w:val="center"/>
        </w:trPr>
        <w:tc>
          <w:tcPr>
            <w:tcW w:w="2203" w:type="dxa"/>
            <w:gridSpan w:val="2"/>
            <w:tcBorders>
              <w:top w:val="nil"/>
              <w:left w:val="nil"/>
              <w:bottom w:val="nil"/>
              <w:right w:val="nil"/>
            </w:tcBorders>
            <w:shd w:val="clear" w:color="auto" w:fill="auto"/>
            <w:noWrap/>
            <w:vAlign w:val="bottom"/>
            <w:hideMark/>
          </w:tcPr>
          <w:p w14:paraId="63736316" w14:textId="77777777" w:rsidR="00E24C84" w:rsidRPr="00362463" w:rsidRDefault="00E24C84" w:rsidP="00551253">
            <w:pPr>
              <w:jc w:val="center"/>
              <w:rPr>
                <w:rFonts w:ascii="Garamond" w:hAnsi="Garamond" w:cs="Calibri"/>
                <w:b/>
                <w:bCs/>
                <w:color w:val="000000"/>
              </w:rPr>
            </w:pPr>
          </w:p>
        </w:tc>
        <w:tc>
          <w:tcPr>
            <w:tcW w:w="829" w:type="dxa"/>
            <w:gridSpan w:val="2"/>
            <w:tcBorders>
              <w:top w:val="nil"/>
              <w:left w:val="nil"/>
              <w:bottom w:val="nil"/>
              <w:right w:val="nil"/>
            </w:tcBorders>
            <w:shd w:val="clear" w:color="auto" w:fill="auto"/>
            <w:noWrap/>
            <w:vAlign w:val="bottom"/>
            <w:hideMark/>
          </w:tcPr>
          <w:p w14:paraId="5CAD400C" w14:textId="77777777" w:rsidR="00E24C84" w:rsidRPr="00362463" w:rsidRDefault="00E24C84" w:rsidP="00551253">
            <w:pPr>
              <w:rPr>
                <w:rFonts w:ascii="Garamond" w:hAnsi="Garamond"/>
              </w:rPr>
            </w:pPr>
          </w:p>
        </w:tc>
        <w:tc>
          <w:tcPr>
            <w:tcW w:w="2648" w:type="dxa"/>
            <w:gridSpan w:val="4"/>
            <w:tcBorders>
              <w:top w:val="nil"/>
              <w:left w:val="single" w:sz="4" w:space="0" w:color="auto"/>
              <w:bottom w:val="nil"/>
              <w:right w:val="nil"/>
            </w:tcBorders>
            <w:shd w:val="clear" w:color="auto" w:fill="auto"/>
            <w:noWrap/>
            <w:vAlign w:val="bottom"/>
            <w:hideMark/>
          </w:tcPr>
          <w:p w14:paraId="7D7EEC44"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E24C84" w:rsidRPr="007866DC" w14:paraId="1B3EC645" w14:textId="77777777" w:rsidTr="002062B9">
        <w:trPr>
          <w:trHeight w:val="300"/>
          <w:jc w:val="center"/>
        </w:trPr>
        <w:tc>
          <w:tcPr>
            <w:tcW w:w="2203" w:type="dxa"/>
            <w:gridSpan w:val="2"/>
            <w:tcBorders>
              <w:top w:val="nil"/>
              <w:left w:val="nil"/>
              <w:bottom w:val="single" w:sz="4" w:space="0" w:color="auto"/>
              <w:right w:val="nil"/>
            </w:tcBorders>
            <w:shd w:val="clear" w:color="auto" w:fill="auto"/>
            <w:noWrap/>
            <w:vAlign w:val="bottom"/>
            <w:hideMark/>
          </w:tcPr>
          <w:p w14:paraId="31BF7323" w14:textId="77777777"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single" w:sz="4" w:space="0" w:color="auto"/>
              <w:right w:val="nil"/>
            </w:tcBorders>
            <w:shd w:val="clear" w:color="auto" w:fill="auto"/>
            <w:noWrap/>
            <w:vAlign w:val="bottom"/>
            <w:hideMark/>
          </w:tcPr>
          <w:p w14:paraId="18B0D2E5" w14:textId="77777777"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19" w:type="dxa"/>
            <w:gridSpan w:val="2"/>
            <w:tcBorders>
              <w:top w:val="nil"/>
              <w:left w:val="single" w:sz="4" w:space="0" w:color="auto"/>
              <w:bottom w:val="single" w:sz="4" w:space="0" w:color="auto"/>
              <w:right w:val="nil"/>
            </w:tcBorders>
            <w:shd w:val="clear" w:color="auto" w:fill="auto"/>
            <w:noWrap/>
            <w:vAlign w:val="bottom"/>
            <w:hideMark/>
          </w:tcPr>
          <w:p w14:paraId="5297521D"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14:paraId="123601D9"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14:paraId="3CF1971B"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r>
      <w:tr w:rsidR="00E24C84" w:rsidRPr="007866DC" w14:paraId="3ED2C3C8" w14:textId="77777777" w:rsidTr="002062B9">
        <w:trPr>
          <w:trHeight w:val="480"/>
          <w:jc w:val="center"/>
        </w:trPr>
        <w:tc>
          <w:tcPr>
            <w:tcW w:w="2203" w:type="dxa"/>
            <w:gridSpan w:val="2"/>
            <w:vMerge w:val="restart"/>
            <w:tcBorders>
              <w:top w:val="nil"/>
              <w:left w:val="nil"/>
              <w:bottom w:val="nil"/>
              <w:right w:val="nil"/>
            </w:tcBorders>
            <w:shd w:val="clear" w:color="auto" w:fill="auto"/>
            <w:vAlign w:val="center"/>
            <w:hideMark/>
          </w:tcPr>
          <w:p w14:paraId="52490847"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True subscription status</w:t>
            </w:r>
          </w:p>
        </w:tc>
        <w:tc>
          <w:tcPr>
            <w:tcW w:w="829" w:type="dxa"/>
            <w:gridSpan w:val="2"/>
            <w:tcBorders>
              <w:top w:val="nil"/>
              <w:left w:val="nil"/>
              <w:bottom w:val="nil"/>
              <w:right w:val="nil"/>
            </w:tcBorders>
            <w:shd w:val="clear" w:color="auto" w:fill="auto"/>
            <w:noWrap/>
            <w:vAlign w:val="bottom"/>
            <w:hideMark/>
          </w:tcPr>
          <w:p w14:paraId="56CF6302"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gridSpan w:val="2"/>
            <w:tcBorders>
              <w:top w:val="nil"/>
              <w:left w:val="single" w:sz="4" w:space="0" w:color="auto"/>
              <w:bottom w:val="nil"/>
              <w:right w:val="nil"/>
            </w:tcBorders>
            <w:shd w:val="clear" w:color="auto" w:fill="auto"/>
            <w:noWrap/>
            <w:vAlign w:val="bottom"/>
            <w:hideMark/>
          </w:tcPr>
          <w:p w14:paraId="6D162E0C"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7591</w:t>
            </w:r>
          </w:p>
        </w:tc>
        <w:tc>
          <w:tcPr>
            <w:tcW w:w="819" w:type="dxa"/>
            <w:tcBorders>
              <w:top w:val="nil"/>
              <w:left w:val="nil"/>
              <w:bottom w:val="nil"/>
              <w:right w:val="nil"/>
            </w:tcBorders>
            <w:shd w:val="clear" w:color="auto" w:fill="auto"/>
            <w:noWrap/>
            <w:vAlign w:val="bottom"/>
            <w:hideMark/>
          </w:tcPr>
          <w:p w14:paraId="06F178E6"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1031</w:t>
            </w:r>
          </w:p>
        </w:tc>
        <w:tc>
          <w:tcPr>
            <w:tcW w:w="1010" w:type="dxa"/>
            <w:tcBorders>
              <w:top w:val="nil"/>
              <w:left w:val="single" w:sz="4" w:space="0" w:color="auto"/>
              <w:bottom w:val="nil"/>
              <w:right w:val="nil"/>
            </w:tcBorders>
            <w:shd w:val="clear" w:color="auto" w:fill="auto"/>
            <w:noWrap/>
            <w:vAlign w:val="bottom"/>
            <w:hideMark/>
          </w:tcPr>
          <w:p w14:paraId="78B7D0D0"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8622</w:t>
            </w:r>
          </w:p>
        </w:tc>
      </w:tr>
      <w:tr w:rsidR="00E24C84" w:rsidRPr="007866DC" w14:paraId="464374BA" w14:textId="77777777" w:rsidTr="002062B9">
        <w:trPr>
          <w:trHeight w:val="400"/>
          <w:jc w:val="center"/>
        </w:trPr>
        <w:tc>
          <w:tcPr>
            <w:tcW w:w="2203" w:type="dxa"/>
            <w:gridSpan w:val="2"/>
            <w:vMerge/>
            <w:tcBorders>
              <w:top w:val="nil"/>
              <w:left w:val="nil"/>
              <w:bottom w:val="nil"/>
              <w:right w:val="nil"/>
            </w:tcBorders>
            <w:vAlign w:val="center"/>
            <w:hideMark/>
          </w:tcPr>
          <w:p w14:paraId="36ADB230" w14:textId="77777777" w:rsidR="00E24C84" w:rsidRPr="00362463" w:rsidRDefault="00E24C84" w:rsidP="00551253">
            <w:pPr>
              <w:rPr>
                <w:rFonts w:ascii="Garamond" w:hAnsi="Garamond" w:cs="Calibri"/>
                <w:color w:val="000000"/>
              </w:rPr>
            </w:pPr>
          </w:p>
        </w:tc>
        <w:tc>
          <w:tcPr>
            <w:tcW w:w="829" w:type="dxa"/>
            <w:gridSpan w:val="2"/>
            <w:tcBorders>
              <w:top w:val="nil"/>
              <w:left w:val="nil"/>
              <w:bottom w:val="single" w:sz="4" w:space="0" w:color="auto"/>
              <w:right w:val="nil"/>
            </w:tcBorders>
            <w:shd w:val="clear" w:color="auto" w:fill="auto"/>
            <w:noWrap/>
            <w:vAlign w:val="bottom"/>
            <w:hideMark/>
          </w:tcPr>
          <w:p w14:paraId="4099AFCF"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819" w:type="dxa"/>
            <w:gridSpan w:val="2"/>
            <w:tcBorders>
              <w:top w:val="nil"/>
              <w:left w:val="single" w:sz="4" w:space="0" w:color="auto"/>
              <w:bottom w:val="single" w:sz="4" w:space="0" w:color="auto"/>
              <w:right w:val="nil"/>
            </w:tcBorders>
            <w:shd w:val="clear" w:color="auto" w:fill="auto"/>
            <w:noWrap/>
            <w:vAlign w:val="bottom"/>
            <w:hideMark/>
          </w:tcPr>
          <w:p w14:paraId="62FA5FE7"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1302</w:t>
            </w:r>
          </w:p>
        </w:tc>
        <w:tc>
          <w:tcPr>
            <w:tcW w:w="819" w:type="dxa"/>
            <w:tcBorders>
              <w:top w:val="nil"/>
              <w:left w:val="nil"/>
              <w:bottom w:val="single" w:sz="4" w:space="0" w:color="auto"/>
              <w:right w:val="nil"/>
            </w:tcBorders>
            <w:shd w:val="clear" w:color="auto" w:fill="auto"/>
            <w:noWrap/>
            <w:vAlign w:val="bottom"/>
            <w:hideMark/>
          </w:tcPr>
          <w:p w14:paraId="3A3E1A9A"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7252</w:t>
            </w:r>
          </w:p>
        </w:tc>
        <w:tc>
          <w:tcPr>
            <w:tcW w:w="1010" w:type="dxa"/>
            <w:tcBorders>
              <w:top w:val="nil"/>
              <w:left w:val="single" w:sz="4" w:space="0" w:color="auto"/>
              <w:bottom w:val="nil"/>
              <w:right w:val="nil"/>
            </w:tcBorders>
            <w:shd w:val="clear" w:color="auto" w:fill="auto"/>
            <w:noWrap/>
            <w:vAlign w:val="bottom"/>
            <w:hideMark/>
          </w:tcPr>
          <w:p w14:paraId="7B8F5F2E"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8554</w:t>
            </w:r>
          </w:p>
        </w:tc>
      </w:tr>
      <w:tr w:rsidR="00E24C84" w:rsidRPr="007866DC" w14:paraId="09112E67" w14:textId="77777777" w:rsidTr="002062B9">
        <w:trPr>
          <w:trHeight w:val="320"/>
          <w:jc w:val="center"/>
        </w:trPr>
        <w:tc>
          <w:tcPr>
            <w:tcW w:w="2203" w:type="dxa"/>
            <w:gridSpan w:val="2"/>
            <w:tcBorders>
              <w:top w:val="nil"/>
              <w:left w:val="nil"/>
              <w:bottom w:val="double" w:sz="6" w:space="0" w:color="auto"/>
              <w:right w:val="nil"/>
            </w:tcBorders>
            <w:shd w:val="clear" w:color="auto" w:fill="auto"/>
            <w:noWrap/>
            <w:vAlign w:val="bottom"/>
            <w:hideMark/>
          </w:tcPr>
          <w:p w14:paraId="24E1D7B7" w14:textId="77777777"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double" w:sz="6" w:space="0" w:color="auto"/>
              <w:right w:val="single" w:sz="4" w:space="0" w:color="auto"/>
            </w:tcBorders>
            <w:shd w:val="clear" w:color="auto" w:fill="auto"/>
            <w:noWrap/>
            <w:vAlign w:val="bottom"/>
            <w:hideMark/>
          </w:tcPr>
          <w:p w14:paraId="071D60A6"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c>
          <w:tcPr>
            <w:tcW w:w="819" w:type="dxa"/>
            <w:gridSpan w:val="2"/>
            <w:tcBorders>
              <w:top w:val="nil"/>
              <w:left w:val="nil"/>
              <w:bottom w:val="double" w:sz="6" w:space="0" w:color="auto"/>
              <w:right w:val="nil"/>
            </w:tcBorders>
            <w:shd w:val="clear" w:color="auto" w:fill="auto"/>
            <w:noWrap/>
            <w:vAlign w:val="bottom"/>
            <w:hideMark/>
          </w:tcPr>
          <w:p w14:paraId="0D1179A1"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8893</w:t>
            </w:r>
          </w:p>
        </w:tc>
        <w:tc>
          <w:tcPr>
            <w:tcW w:w="819" w:type="dxa"/>
            <w:tcBorders>
              <w:top w:val="nil"/>
              <w:left w:val="nil"/>
              <w:bottom w:val="double" w:sz="6" w:space="0" w:color="auto"/>
              <w:right w:val="single" w:sz="4" w:space="0" w:color="auto"/>
            </w:tcBorders>
            <w:shd w:val="clear" w:color="auto" w:fill="auto"/>
            <w:noWrap/>
            <w:vAlign w:val="bottom"/>
            <w:hideMark/>
          </w:tcPr>
          <w:p w14:paraId="7273C73D"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8283</w:t>
            </w:r>
          </w:p>
        </w:tc>
        <w:tc>
          <w:tcPr>
            <w:tcW w:w="1010" w:type="dxa"/>
            <w:tcBorders>
              <w:top w:val="single" w:sz="4" w:space="0" w:color="auto"/>
              <w:left w:val="nil"/>
              <w:bottom w:val="double" w:sz="6" w:space="0" w:color="auto"/>
              <w:right w:val="nil"/>
            </w:tcBorders>
            <w:shd w:val="clear" w:color="auto" w:fill="auto"/>
            <w:noWrap/>
            <w:vAlign w:val="bottom"/>
            <w:hideMark/>
          </w:tcPr>
          <w:p w14:paraId="5EAF6060"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17176</w:t>
            </w:r>
          </w:p>
        </w:tc>
      </w:tr>
      <w:tr w:rsidR="00CB6356" w:rsidRPr="007866DC" w14:paraId="7B38063B" w14:textId="77777777" w:rsidTr="002062B9">
        <w:trPr>
          <w:gridAfter w:val="3"/>
          <w:wAfter w:w="1900" w:type="dxa"/>
          <w:trHeight w:val="320"/>
          <w:jc w:val="center"/>
        </w:trPr>
        <w:tc>
          <w:tcPr>
            <w:tcW w:w="2720" w:type="dxa"/>
            <w:gridSpan w:val="3"/>
            <w:tcBorders>
              <w:top w:val="nil"/>
              <w:left w:val="nil"/>
              <w:bottom w:val="double" w:sz="6" w:space="0" w:color="auto"/>
              <w:right w:val="nil"/>
            </w:tcBorders>
            <w:shd w:val="clear" w:color="auto" w:fill="auto"/>
            <w:noWrap/>
            <w:vAlign w:val="bottom"/>
            <w:hideMark/>
          </w:tcPr>
          <w:p w14:paraId="732DCBA1" w14:textId="77777777" w:rsidR="00CB6356" w:rsidRPr="007866DC" w:rsidRDefault="00CB6356" w:rsidP="00932209">
            <w:pPr>
              <w:jc w:val="center"/>
              <w:rPr>
                <w:rFonts w:ascii="Garamond" w:hAnsi="Garamond"/>
                <w:b/>
                <w:bCs/>
                <w:color w:val="000000"/>
              </w:rPr>
            </w:pPr>
          </w:p>
          <w:p w14:paraId="3EE9D1C1" w14:textId="77777777" w:rsidR="007D0E6F" w:rsidRDefault="007D0E6F" w:rsidP="00932209">
            <w:pPr>
              <w:jc w:val="center"/>
              <w:rPr>
                <w:rFonts w:ascii="Garamond" w:hAnsi="Garamond"/>
                <w:b/>
                <w:bCs/>
                <w:color w:val="000000"/>
              </w:rPr>
            </w:pPr>
          </w:p>
          <w:p w14:paraId="2B20B31B" w14:textId="77777777" w:rsidR="00CB6356" w:rsidRPr="00E85643" w:rsidRDefault="00CB6356" w:rsidP="00932209">
            <w:pPr>
              <w:jc w:val="center"/>
              <w:rPr>
                <w:rFonts w:ascii="Garamond" w:hAnsi="Garamond"/>
                <w:b/>
                <w:bCs/>
                <w:color w:val="000000"/>
              </w:rPr>
            </w:pPr>
            <w:r w:rsidRPr="007866DC">
              <w:rPr>
                <w:rFonts w:ascii="Garamond" w:hAnsi="Garamond"/>
                <w:b/>
                <w:bCs/>
                <w:color w:val="000000"/>
              </w:rPr>
              <w:t>Table---. RF Accuracy</w:t>
            </w:r>
          </w:p>
        </w:tc>
        <w:tc>
          <w:tcPr>
            <w:tcW w:w="1060" w:type="dxa"/>
            <w:gridSpan w:val="2"/>
            <w:tcBorders>
              <w:top w:val="nil"/>
              <w:left w:val="nil"/>
              <w:bottom w:val="double" w:sz="6" w:space="0" w:color="auto"/>
              <w:right w:val="nil"/>
            </w:tcBorders>
            <w:shd w:val="clear" w:color="auto" w:fill="auto"/>
            <w:noWrap/>
            <w:vAlign w:val="bottom"/>
            <w:hideMark/>
          </w:tcPr>
          <w:p w14:paraId="2083CC0E" w14:textId="77777777" w:rsidR="00CB6356" w:rsidRPr="00E85643" w:rsidRDefault="00CB6356" w:rsidP="00932209">
            <w:pPr>
              <w:jc w:val="center"/>
              <w:rPr>
                <w:rFonts w:ascii="Garamond" w:hAnsi="Garamond"/>
                <w:color w:val="000000"/>
              </w:rPr>
            </w:pPr>
          </w:p>
        </w:tc>
      </w:tr>
      <w:tr w:rsidR="00CB6356" w:rsidRPr="007866DC" w14:paraId="2EE5162A" w14:textId="77777777" w:rsidTr="002062B9">
        <w:trPr>
          <w:gridAfter w:val="3"/>
          <w:wAfter w:w="1900" w:type="dxa"/>
          <w:trHeight w:val="320"/>
          <w:jc w:val="center"/>
        </w:trPr>
        <w:tc>
          <w:tcPr>
            <w:tcW w:w="1240" w:type="dxa"/>
            <w:tcBorders>
              <w:top w:val="nil"/>
              <w:left w:val="nil"/>
              <w:bottom w:val="single" w:sz="4" w:space="0" w:color="auto"/>
              <w:right w:val="nil"/>
            </w:tcBorders>
            <w:shd w:val="clear" w:color="auto" w:fill="auto"/>
            <w:noWrap/>
            <w:vAlign w:val="center"/>
            <w:hideMark/>
          </w:tcPr>
          <w:p w14:paraId="2F53FAC6" w14:textId="77777777" w:rsidR="00CB6356" w:rsidRPr="00E85643" w:rsidRDefault="00CB6356" w:rsidP="00932209">
            <w:pPr>
              <w:jc w:val="center"/>
              <w:rPr>
                <w:rFonts w:ascii="Garamond" w:hAnsi="Garamond"/>
                <w:b/>
                <w:bCs/>
                <w:color w:val="000000"/>
              </w:rPr>
            </w:pPr>
            <w:r w:rsidRPr="007866DC">
              <w:rPr>
                <w:rFonts w:ascii="Garamond" w:hAnsi="Garamond"/>
                <w:b/>
                <w:bCs/>
                <w:color w:val="000000"/>
              </w:rPr>
              <w:t>RF</w:t>
            </w:r>
          </w:p>
        </w:tc>
        <w:tc>
          <w:tcPr>
            <w:tcW w:w="1480" w:type="dxa"/>
            <w:gridSpan w:val="2"/>
            <w:tcBorders>
              <w:top w:val="nil"/>
              <w:left w:val="single" w:sz="4" w:space="0" w:color="auto"/>
              <w:bottom w:val="single" w:sz="4" w:space="0" w:color="auto"/>
              <w:right w:val="nil"/>
            </w:tcBorders>
            <w:shd w:val="clear" w:color="auto" w:fill="auto"/>
            <w:noWrap/>
            <w:vAlign w:val="center"/>
            <w:hideMark/>
          </w:tcPr>
          <w:p w14:paraId="43C842CA" w14:textId="77777777" w:rsidR="00CB6356" w:rsidRPr="00E85643" w:rsidRDefault="00CB6356" w:rsidP="00932209">
            <w:pPr>
              <w:jc w:val="center"/>
              <w:rPr>
                <w:rFonts w:ascii="Garamond" w:hAnsi="Garamond"/>
                <w:color w:val="000000"/>
              </w:rPr>
            </w:pPr>
            <w:r w:rsidRPr="00E85643">
              <w:rPr>
                <w:rFonts w:ascii="Garamond" w:hAnsi="Garamond"/>
                <w:color w:val="000000"/>
              </w:rPr>
              <w:t>Training data</w:t>
            </w:r>
          </w:p>
        </w:tc>
        <w:tc>
          <w:tcPr>
            <w:tcW w:w="1060" w:type="dxa"/>
            <w:gridSpan w:val="2"/>
            <w:tcBorders>
              <w:top w:val="nil"/>
              <w:left w:val="nil"/>
              <w:bottom w:val="single" w:sz="4" w:space="0" w:color="auto"/>
              <w:right w:val="nil"/>
            </w:tcBorders>
            <w:shd w:val="clear" w:color="auto" w:fill="auto"/>
            <w:noWrap/>
            <w:vAlign w:val="center"/>
            <w:hideMark/>
          </w:tcPr>
          <w:p w14:paraId="74B71672" w14:textId="77777777" w:rsidR="00CB6356" w:rsidRPr="00E85643" w:rsidRDefault="00CB6356" w:rsidP="00932209">
            <w:pPr>
              <w:ind w:right="-113"/>
              <w:jc w:val="center"/>
              <w:rPr>
                <w:rFonts w:ascii="Garamond" w:hAnsi="Garamond"/>
                <w:color w:val="000000"/>
              </w:rPr>
            </w:pPr>
            <w:r w:rsidRPr="00E85643">
              <w:rPr>
                <w:rFonts w:ascii="Garamond" w:hAnsi="Garamond"/>
                <w:color w:val="000000"/>
              </w:rPr>
              <w:t>Test data</w:t>
            </w:r>
          </w:p>
        </w:tc>
      </w:tr>
      <w:tr w:rsidR="00CB6356" w:rsidRPr="007866DC" w14:paraId="0BA6CF71" w14:textId="77777777" w:rsidTr="002062B9">
        <w:trPr>
          <w:gridAfter w:val="3"/>
          <w:wAfter w:w="1900" w:type="dxa"/>
          <w:trHeight w:val="340"/>
          <w:jc w:val="center"/>
        </w:trPr>
        <w:tc>
          <w:tcPr>
            <w:tcW w:w="1240" w:type="dxa"/>
            <w:tcBorders>
              <w:top w:val="nil"/>
              <w:left w:val="nil"/>
              <w:bottom w:val="double" w:sz="6" w:space="0" w:color="auto"/>
              <w:right w:val="nil"/>
            </w:tcBorders>
            <w:shd w:val="clear" w:color="auto" w:fill="auto"/>
            <w:vAlign w:val="center"/>
            <w:hideMark/>
          </w:tcPr>
          <w:p w14:paraId="259021C0" w14:textId="77777777" w:rsidR="00CB6356" w:rsidRPr="00E85643" w:rsidRDefault="00CB6356" w:rsidP="00932209">
            <w:pPr>
              <w:jc w:val="center"/>
              <w:rPr>
                <w:rFonts w:ascii="Garamond" w:hAnsi="Garamond"/>
                <w:color w:val="000000"/>
              </w:rPr>
            </w:pPr>
            <w:r w:rsidRPr="007866DC">
              <w:rPr>
                <w:rFonts w:ascii="Garamond" w:hAnsi="Garamond"/>
                <w:color w:val="000000"/>
              </w:rPr>
              <w:t>Accuracy</w:t>
            </w:r>
          </w:p>
        </w:tc>
        <w:tc>
          <w:tcPr>
            <w:tcW w:w="1480" w:type="dxa"/>
            <w:gridSpan w:val="2"/>
            <w:tcBorders>
              <w:top w:val="nil"/>
              <w:left w:val="single" w:sz="4" w:space="0" w:color="auto"/>
              <w:bottom w:val="double" w:sz="6" w:space="0" w:color="auto"/>
              <w:right w:val="nil"/>
            </w:tcBorders>
            <w:shd w:val="clear" w:color="auto" w:fill="auto"/>
            <w:noWrap/>
            <w:vAlign w:val="center"/>
            <w:hideMark/>
          </w:tcPr>
          <w:p w14:paraId="256B8A15" w14:textId="77777777" w:rsidR="00CB6356" w:rsidRPr="00E85643" w:rsidRDefault="00CB6356" w:rsidP="00932209">
            <w:pPr>
              <w:jc w:val="center"/>
              <w:rPr>
                <w:rFonts w:ascii="Garamond" w:hAnsi="Garamond"/>
                <w:color w:val="000000"/>
              </w:rPr>
            </w:pPr>
            <w:r w:rsidRPr="007866DC">
              <w:rPr>
                <w:rFonts w:ascii="Garamond" w:hAnsi="Garamond"/>
                <w:color w:val="000000"/>
              </w:rPr>
              <w:t>99.98%</w:t>
            </w:r>
          </w:p>
        </w:tc>
        <w:tc>
          <w:tcPr>
            <w:tcW w:w="1060" w:type="dxa"/>
            <w:gridSpan w:val="2"/>
            <w:tcBorders>
              <w:top w:val="nil"/>
              <w:left w:val="nil"/>
              <w:bottom w:val="double" w:sz="6" w:space="0" w:color="auto"/>
              <w:right w:val="nil"/>
            </w:tcBorders>
            <w:shd w:val="clear" w:color="auto" w:fill="auto"/>
            <w:noWrap/>
            <w:vAlign w:val="center"/>
            <w:hideMark/>
          </w:tcPr>
          <w:p w14:paraId="299D1E79" w14:textId="77777777" w:rsidR="00CB6356" w:rsidRPr="00E85643" w:rsidRDefault="00CB6356" w:rsidP="00932209">
            <w:pPr>
              <w:jc w:val="center"/>
              <w:rPr>
                <w:rFonts w:ascii="Garamond" w:hAnsi="Garamond"/>
                <w:color w:val="000000"/>
              </w:rPr>
            </w:pPr>
            <w:r w:rsidRPr="007866DC">
              <w:rPr>
                <w:rFonts w:ascii="Garamond" w:hAnsi="Garamond"/>
                <w:color w:val="000000"/>
              </w:rPr>
              <w:t>86.41%</w:t>
            </w:r>
          </w:p>
        </w:tc>
      </w:tr>
    </w:tbl>
    <w:p w14:paraId="1970E078" w14:textId="77777777" w:rsidR="0047203E" w:rsidRPr="007866DC" w:rsidRDefault="0047203E" w:rsidP="00CA26D8">
      <w:pPr>
        <w:spacing w:line="360" w:lineRule="auto"/>
        <w:rPr>
          <w:rFonts w:ascii="Garamond" w:hAnsi="Garamond"/>
        </w:rPr>
      </w:pPr>
    </w:p>
    <w:p w14:paraId="1A601AD6" w14:textId="77777777" w:rsidR="00CA26D8" w:rsidRDefault="00CA26D8" w:rsidP="00720FAD">
      <w:pPr>
        <w:spacing w:line="360" w:lineRule="auto"/>
        <w:ind w:firstLine="720"/>
        <w:rPr>
          <w:rFonts w:ascii="Garamond" w:hAnsi="Garamond"/>
          <w:b/>
          <w:bCs/>
        </w:rPr>
      </w:pPr>
      <w:r w:rsidRPr="007866DC">
        <w:rPr>
          <w:rFonts w:ascii="Garamond" w:hAnsi="Garamond"/>
          <w:b/>
          <w:bCs/>
        </w:rPr>
        <w:t>4.4. ANN</w:t>
      </w:r>
    </w:p>
    <w:p w14:paraId="73F242E7" w14:textId="77777777" w:rsidR="0096046C" w:rsidRPr="00D82ACE" w:rsidRDefault="00D82ACE" w:rsidP="00720FAD">
      <w:pPr>
        <w:spacing w:line="360" w:lineRule="auto"/>
        <w:ind w:firstLine="720"/>
        <w:rPr>
          <w:rFonts w:ascii="Garamond" w:hAnsi="Garamond"/>
        </w:rPr>
      </w:pPr>
      <w:r>
        <w:rPr>
          <w:rFonts w:ascii="Garamond" w:hAnsi="Garamond"/>
          <w:b/>
          <w:bCs/>
        </w:rPr>
        <w:tab/>
      </w:r>
      <w:r>
        <w:rPr>
          <w:rFonts w:ascii="Garamond" w:hAnsi="Garamond"/>
        </w:rPr>
        <w:t>The ANN has large capacity to deal with large size data, and it is suitable to estimate non-linear relationship. Besides, it prevents the model from overfitting and outliers.</w:t>
      </w:r>
      <w:r w:rsidR="006E3AB7">
        <w:rPr>
          <w:rFonts w:ascii="Garamond" w:hAnsi="Garamond"/>
        </w:rPr>
        <w:t xml:space="preserve"> From the Table </w:t>
      </w:r>
      <w:r w:rsidR="006E3AB7">
        <w:rPr>
          <w:rFonts w:ascii="Garamond" w:hAnsi="Garamond"/>
        </w:rPr>
        <w:lastRenderedPageBreak/>
        <w:t>and Figure------ below, we know that the best accuracy is obtained at 5 neurons with decay=0.1. As a result, the accuracy with training data is 84.57%, and with test data is 84.09%. The results shows the ANN does a good job in predicting accuracy, even though it is still lower than RF.</w:t>
      </w:r>
    </w:p>
    <w:p w14:paraId="2FFD9CD8" w14:textId="77777777" w:rsidR="00DF192F" w:rsidRDefault="00DF192F" w:rsidP="002062B9">
      <w:pPr>
        <w:spacing w:line="360" w:lineRule="auto"/>
        <w:ind w:firstLine="720"/>
        <w:jc w:val="center"/>
        <w:rPr>
          <w:rFonts w:ascii="Garamond" w:hAnsi="Garamond"/>
          <w:b/>
          <w:bCs/>
        </w:rPr>
      </w:pPr>
      <w:r>
        <w:rPr>
          <w:rFonts w:ascii="Garamond" w:hAnsi="Garamond"/>
          <w:b/>
          <w:bCs/>
          <w:noProof/>
        </w:rPr>
        <w:drawing>
          <wp:inline distT="0" distB="0" distL="0" distR="0" wp14:anchorId="313C41FB" wp14:editId="6FBC15D1">
            <wp:extent cx="4624572" cy="241269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16 at 21.21.42.png"/>
                    <pic:cNvPicPr/>
                  </pic:nvPicPr>
                  <pic:blipFill rotWithShape="1">
                    <a:blip r:embed="rId12" cstate="print">
                      <a:extLst>
                        <a:ext uri="{28A0092B-C50C-407E-A947-70E740481C1C}">
                          <a14:useLocalDpi xmlns:a14="http://schemas.microsoft.com/office/drawing/2010/main" val="0"/>
                        </a:ext>
                      </a:extLst>
                    </a:blip>
                    <a:srcRect l="4122" t="11782" r="10251" b="16740"/>
                    <a:stretch/>
                  </pic:blipFill>
                  <pic:spPr bwMode="auto">
                    <a:xfrm>
                      <a:off x="0" y="0"/>
                      <a:ext cx="4672734" cy="2437823"/>
                    </a:xfrm>
                    <a:prstGeom prst="rect">
                      <a:avLst/>
                    </a:prstGeom>
                    <a:ln>
                      <a:noFill/>
                    </a:ln>
                    <a:extLst>
                      <a:ext uri="{53640926-AAD7-44D8-BBD7-CCE9431645EC}">
                        <a14:shadowObscured xmlns:a14="http://schemas.microsoft.com/office/drawing/2010/main"/>
                      </a:ext>
                    </a:extLst>
                  </pic:spPr>
                </pic:pic>
              </a:graphicData>
            </a:graphic>
          </wp:inline>
        </w:drawing>
      </w:r>
    </w:p>
    <w:p w14:paraId="2F76C6F0" w14:textId="77777777" w:rsidR="00DF192F" w:rsidRPr="007866DC" w:rsidRDefault="00DF192F" w:rsidP="002062B9">
      <w:pPr>
        <w:spacing w:line="360" w:lineRule="auto"/>
        <w:ind w:firstLine="720"/>
        <w:jc w:val="center"/>
        <w:rPr>
          <w:rFonts w:ascii="Garamond" w:hAnsi="Garamond"/>
          <w:b/>
          <w:bCs/>
        </w:rPr>
      </w:pPr>
      <w:r>
        <w:rPr>
          <w:rFonts w:ascii="Garamond" w:hAnsi="Garamond"/>
          <w:b/>
          <w:bCs/>
          <w:noProof/>
        </w:rPr>
        <w:drawing>
          <wp:inline distT="0" distB="0" distL="0" distR="0" wp14:anchorId="1D9DF8C0" wp14:editId="505CA11C">
            <wp:extent cx="4174521" cy="33167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6 at 21.25.51.png"/>
                    <pic:cNvPicPr/>
                  </pic:nvPicPr>
                  <pic:blipFill rotWithShape="1">
                    <a:blip r:embed="rId13" cstate="print">
                      <a:extLst>
                        <a:ext uri="{28A0092B-C50C-407E-A947-70E740481C1C}">
                          <a14:useLocalDpi xmlns:a14="http://schemas.microsoft.com/office/drawing/2010/main" val="0"/>
                        </a:ext>
                      </a:extLst>
                    </a:blip>
                    <a:srcRect t="1577"/>
                    <a:stretch/>
                  </pic:blipFill>
                  <pic:spPr bwMode="auto">
                    <a:xfrm>
                      <a:off x="0" y="0"/>
                      <a:ext cx="4180123" cy="3321233"/>
                    </a:xfrm>
                    <a:prstGeom prst="rect">
                      <a:avLst/>
                    </a:prstGeom>
                    <a:ln>
                      <a:noFill/>
                    </a:ln>
                    <a:extLst>
                      <a:ext uri="{53640926-AAD7-44D8-BBD7-CCE9431645EC}">
                        <a14:shadowObscured xmlns:a14="http://schemas.microsoft.com/office/drawing/2010/main"/>
                      </a:ext>
                    </a:extLst>
                  </pic:spPr>
                </pic:pic>
              </a:graphicData>
            </a:graphic>
          </wp:inline>
        </w:drawing>
      </w:r>
    </w:p>
    <w:tbl>
      <w:tblPr>
        <w:tblW w:w="5680" w:type="dxa"/>
        <w:jc w:val="center"/>
        <w:tblLook w:val="04A0" w:firstRow="1" w:lastRow="0" w:firstColumn="1" w:lastColumn="0" w:noHBand="0" w:noVBand="1"/>
      </w:tblPr>
      <w:tblGrid>
        <w:gridCol w:w="1240"/>
        <w:gridCol w:w="963"/>
        <w:gridCol w:w="517"/>
        <w:gridCol w:w="312"/>
        <w:gridCol w:w="748"/>
        <w:gridCol w:w="71"/>
        <w:gridCol w:w="819"/>
        <w:gridCol w:w="1010"/>
      </w:tblGrid>
      <w:tr w:rsidR="00E24C84" w:rsidRPr="007866DC" w14:paraId="66DAFCC2" w14:textId="77777777" w:rsidTr="002062B9">
        <w:trPr>
          <w:trHeight w:val="340"/>
          <w:jc w:val="center"/>
        </w:trPr>
        <w:tc>
          <w:tcPr>
            <w:tcW w:w="5680" w:type="dxa"/>
            <w:gridSpan w:val="8"/>
            <w:tcBorders>
              <w:top w:val="nil"/>
              <w:left w:val="nil"/>
              <w:bottom w:val="double" w:sz="6" w:space="0" w:color="auto"/>
              <w:right w:val="nil"/>
            </w:tcBorders>
            <w:shd w:val="clear" w:color="auto" w:fill="auto"/>
            <w:noWrap/>
            <w:vAlign w:val="center"/>
            <w:hideMark/>
          </w:tcPr>
          <w:p w14:paraId="7ABAAF10" w14:textId="77777777" w:rsidR="00E24C84" w:rsidRPr="007866DC" w:rsidRDefault="00E24C84" w:rsidP="00551253">
            <w:pPr>
              <w:jc w:val="center"/>
              <w:rPr>
                <w:rFonts w:ascii="Garamond" w:hAnsi="Garamond" w:cs="Calibri"/>
                <w:b/>
                <w:bCs/>
                <w:color w:val="000000"/>
              </w:rPr>
            </w:pPr>
            <w:r w:rsidRPr="007866DC">
              <w:rPr>
                <w:rFonts w:ascii="Garamond" w:hAnsi="Garamond" w:cs="Calibri"/>
                <w:b/>
                <w:bCs/>
                <w:color w:val="000000"/>
              </w:rPr>
              <w:t xml:space="preserve">Table--Confusion matrix of </w:t>
            </w:r>
            <w:r w:rsidR="00CB6356" w:rsidRPr="007866DC">
              <w:rPr>
                <w:rFonts w:ascii="Garamond" w:hAnsi="Garamond" w:cs="Calibri"/>
                <w:b/>
                <w:bCs/>
                <w:color w:val="000000"/>
              </w:rPr>
              <w:t>ANN</w:t>
            </w:r>
            <w:r w:rsidRPr="007866DC">
              <w:rPr>
                <w:rFonts w:ascii="Garamond" w:hAnsi="Garamond" w:cs="Calibri"/>
                <w:b/>
                <w:bCs/>
                <w:color w:val="000000"/>
              </w:rPr>
              <w:t xml:space="preserve"> with training data</w:t>
            </w:r>
          </w:p>
        </w:tc>
      </w:tr>
      <w:tr w:rsidR="00E24C84" w:rsidRPr="007866DC" w14:paraId="0480979F" w14:textId="77777777" w:rsidTr="002062B9">
        <w:trPr>
          <w:trHeight w:val="320"/>
          <w:jc w:val="center"/>
        </w:trPr>
        <w:tc>
          <w:tcPr>
            <w:tcW w:w="2203" w:type="dxa"/>
            <w:gridSpan w:val="2"/>
            <w:tcBorders>
              <w:top w:val="nil"/>
              <w:left w:val="nil"/>
              <w:bottom w:val="nil"/>
              <w:right w:val="nil"/>
            </w:tcBorders>
            <w:shd w:val="clear" w:color="auto" w:fill="auto"/>
            <w:noWrap/>
            <w:vAlign w:val="bottom"/>
            <w:hideMark/>
          </w:tcPr>
          <w:p w14:paraId="7A1F99BB" w14:textId="77777777" w:rsidR="00E24C84" w:rsidRPr="00362463" w:rsidRDefault="00E24C84" w:rsidP="00551253">
            <w:pPr>
              <w:jc w:val="center"/>
              <w:rPr>
                <w:rFonts w:ascii="Garamond" w:hAnsi="Garamond" w:cs="Calibri"/>
                <w:b/>
                <w:bCs/>
                <w:color w:val="000000"/>
              </w:rPr>
            </w:pPr>
          </w:p>
        </w:tc>
        <w:tc>
          <w:tcPr>
            <w:tcW w:w="829" w:type="dxa"/>
            <w:gridSpan w:val="2"/>
            <w:tcBorders>
              <w:top w:val="nil"/>
              <w:left w:val="nil"/>
              <w:bottom w:val="nil"/>
              <w:right w:val="nil"/>
            </w:tcBorders>
            <w:shd w:val="clear" w:color="auto" w:fill="auto"/>
            <w:noWrap/>
            <w:vAlign w:val="bottom"/>
            <w:hideMark/>
          </w:tcPr>
          <w:p w14:paraId="2959936C" w14:textId="77777777" w:rsidR="00E24C84" w:rsidRPr="00362463" w:rsidRDefault="00E24C84" w:rsidP="00551253">
            <w:pPr>
              <w:rPr>
                <w:rFonts w:ascii="Garamond" w:hAnsi="Garamond"/>
              </w:rPr>
            </w:pPr>
          </w:p>
        </w:tc>
        <w:tc>
          <w:tcPr>
            <w:tcW w:w="2648" w:type="dxa"/>
            <w:gridSpan w:val="4"/>
            <w:tcBorders>
              <w:top w:val="nil"/>
              <w:left w:val="single" w:sz="4" w:space="0" w:color="auto"/>
              <w:bottom w:val="nil"/>
              <w:right w:val="nil"/>
            </w:tcBorders>
            <w:shd w:val="clear" w:color="auto" w:fill="auto"/>
            <w:noWrap/>
            <w:vAlign w:val="bottom"/>
            <w:hideMark/>
          </w:tcPr>
          <w:p w14:paraId="6C794CB4"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E24C84" w:rsidRPr="007866DC" w14:paraId="7D540A62" w14:textId="77777777" w:rsidTr="002062B9">
        <w:trPr>
          <w:trHeight w:val="300"/>
          <w:jc w:val="center"/>
        </w:trPr>
        <w:tc>
          <w:tcPr>
            <w:tcW w:w="2203" w:type="dxa"/>
            <w:gridSpan w:val="2"/>
            <w:tcBorders>
              <w:top w:val="nil"/>
              <w:left w:val="nil"/>
              <w:bottom w:val="single" w:sz="4" w:space="0" w:color="auto"/>
              <w:right w:val="nil"/>
            </w:tcBorders>
            <w:shd w:val="clear" w:color="auto" w:fill="auto"/>
            <w:noWrap/>
            <w:vAlign w:val="bottom"/>
            <w:hideMark/>
          </w:tcPr>
          <w:p w14:paraId="5445568C" w14:textId="77777777"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single" w:sz="4" w:space="0" w:color="auto"/>
              <w:right w:val="nil"/>
            </w:tcBorders>
            <w:shd w:val="clear" w:color="auto" w:fill="auto"/>
            <w:noWrap/>
            <w:vAlign w:val="bottom"/>
            <w:hideMark/>
          </w:tcPr>
          <w:p w14:paraId="03162403" w14:textId="77777777"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19" w:type="dxa"/>
            <w:gridSpan w:val="2"/>
            <w:tcBorders>
              <w:top w:val="nil"/>
              <w:left w:val="single" w:sz="4" w:space="0" w:color="auto"/>
              <w:bottom w:val="single" w:sz="4" w:space="0" w:color="auto"/>
              <w:right w:val="nil"/>
            </w:tcBorders>
            <w:shd w:val="clear" w:color="auto" w:fill="auto"/>
            <w:noWrap/>
            <w:vAlign w:val="bottom"/>
            <w:hideMark/>
          </w:tcPr>
          <w:p w14:paraId="037030D4"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14:paraId="020DEF2B"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14:paraId="6B9CE6ED"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r>
      <w:tr w:rsidR="00E24C84" w:rsidRPr="007866DC" w14:paraId="34BE6C05" w14:textId="77777777" w:rsidTr="002062B9">
        <w:trPr>
          <w:trHeight w:val="480"/>
          <w:jc w:val="center"/>
        </w:trPr>
        <w:tc>
          <w:tcPr>
            <w:tcW w:w="2203" w:type="dxa"/>
            <w:gridSpan w:val="2"/>
            <w:vMerge w:val="restart"/>
            <w:tcBorders>
              <w:top w:val="nil"/>
              <w:left w:val="nil"/>
              <w:bottom w:val="nil"/>
              <w:right w:val="nil"/>
            </w:tcBorders>
            <w:shd w:val="clear" w:color="auto" w:fill="auto"/>
            <w:vAlign w:val="center"/>
            <w:hideMark/>
          </w:tcPr>
          <w:p w14:paraId="1C1F5E65"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True subscription status</w:t>
            </w:r>
          </w:p>
        </w:tc>
        <w:tc>
          <w:tcPr>
            <w:tcW w:w="829" w:type="dxa"/>
            <w:gridSpan w:val="2"/>
            <w:tcBorders>
              <w:top w:val="nil"/>
              <w:left w:val="nil"/>
              <w:bottom w:val="nil"/>
              <w:right w:val="nil"/>
            </w:tcBorders>
            <w:shd w:val="clear" w:color="auto" w:fill="auto"/>
            <w:noWrap/>
            <w:vAlign w:val="bottom"/>
            <w:hideMark/>
          </w:tcPr>
          <w:p w14:paraId="7A7507DA"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gridSpan w:val="2"/>
            <w:tcBorders>
              <w:top w:val="nil"/>
              <w:left w:val="single" w:sz="4" w:space="0" w:color="auto"/>
              <w:bottom w:val="nil"/>
              <w:right w:val="nil"/>
            </w:tcBorders>
            <w:shd w:val="clear" w:color="auto" w:fill="auto"/>
            <w:noWrap/>
            <w:vAlign w:val="bottom"/>
            <w:hideMark/>
          </w:tcPr>
          <w:p w14:paraId="76BB3B1D"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7</w:t>
            </w:r>
            <w:r w:rsidR="00CB6356" w:rsidRPr="007866DC">
              <w:rPr>
                <w:rFonts w:ascii="Garamond" w:hAnsi="Garamond" w:cs="Calibri"/>
                <w:color w:val="000000"/>
              </w:rPr>
              <w:t>586</w:t>
            </w:r>
          </w:p>
        </w:tc>
        <w:tc>
          <w:tcPr>
            <w:tcW w:w="819" w:type="dxa"/>
            <w:tcBorders>
              <w:top w:val="nil"/>
              <w:left w:val="nil"/>
              <w:bottom w:val="nil"/>
              <w:right w:val="nil"/>
            </w:tcBorders>
            <w:shd w:val="clear" w:color="auto" w:fill="auto"/>
            <w:noWrap/>
            <w:vAlign w:val="bottom"/>
            <w:hideMark/>
          </w:tcPr>
          <w:p w14:paraId="07D7D0BC" w14:textId="77777777" w:rsidR="00E24C84" w:rsidRPr="00362463" w:rsidRDefault="00CB6356" w:rsidP="00551253">
            <w:pPr>
              <w:jc w:val="center"/>
              <w:rPr>
                <w:rFonts w:ascii="Garamond" w:hAnsi="Garamond" w:cs="Calibri"/>
                <w:color w:val="000000"/>
              </w:rPr>
            </w:pPr>
            <w:r w:rsidRPr="007866DC">
              <w:rPr>
                <w:rFonts w:ascii="Garamond" w:hAnsi="Garamond" w:cs="Calibri"/>
                <w:color w:val="000000"/>
              </w:rPr>
              <w:t>1614</w:t>
            </w:r>
          </w:p>
        </w:tc>
        <w:tc>
          <w:tcPr>
            <w:tcW w:w="1010" w:type="dxa"/>
            <w:tcBorders>
              <w:top w:val="nil"/>
              <w:left w:val="single" w:sz="4" w:space="0" w:color="auto"/>
              <w:bottom w:val="nil"/>
              <w:right w:val="nil"/>
            </w:tcBorders>
            <w:shd w:val="clear" w:color="auto" w:fill="auto"/>
            <w:noWrap/>
            <w:vAlign w:val="bottom"/>
            <w:hideMark/>
          </w:tcPr>
          <w:p w14:paraId="7D6F5FE2" w14:textId="77777777" w:rsidR="00E24C84" w:rsidRPr="00362463" w:rsidRDefault="00CB6356" w:rsidP="00551253">
            <w:pPr>
              <w:jc w:val="center"/>
              <w:rPr>
                <w:rFonts w:ascii="Garamond" w:hAnsi="Garamond" w:cs="Calibri"/>
                <w:color w:val="000000"/>
              </w:rPr>
            </w:pPr>
            <w:r w:rsidRPr="007866DC">
              <w:rPr>
                <w:rFonts w:ascii="Garamond" w:hAnsi="Garamond" w:cs="Calibri"/>
                <w:color w:val="000000"/>
              </w:rPr>
              <w:t>9200</w:t>
            </w:r>
          </w:p>
        </w:tc>
      </w:tr>
      <w:tr w:rsidR="00E24C84" w:rsidRPr="007866DC" w14:paraId="0863C4C4" w14:textId="77777777" w:rsidTr="002062B9">
        <w:trPr>
          <w:trHeight w:val="400"/>
          <w:jc w:val="center"/>
        </w:trPr>
        <w:tc>
          <w:tcPr>
            <w:tcW w:w="2203" w:type="dxa"/>
            <w:gridSpan w:val="2"/>
            <w:vMerge/>
            <w:tcBorders>
              <w:top w:val="nil"/>
              <w:left w:val="nil"/>
              <w:bottom w:val="nil"/>
              <w:right w:val="nil"/>
            </w:tcBorders>
            <w:vAlign w:val="center"/>
            <w:hideMark/>
          </w:tcPr>
          <w:p w14:paraId="0842CCAB" w14:textId="77777777" w:rsidR="00E24C84" w:rsidRPr="00362463" w:rsidRDefault="00E24C84" w:rsidP="00551253">
            <w:pPr>
              <w:rPr>
                <w:rFonts w:ascii="Garamond" w:hAnsi="Garamond" w:cs="Calibri"/>
                <w:color w:val="000000"/>
              </w:rPr>
            </w:pPr>
          </w:p>
        </w:tc>
        <w:tc>
          <w:tcPr>
            <w:tcW w:w="829" w:type="dxa"/>
            <w:gridSpan w:val="2"/>
            <w:tcBorders>
              <w:top w:val="nil"/>
              <w:left w:val="nil"/>
              <w:bottom w:val="single" w:sz="4" w:space="0" w:color="auto"/>
              <w:right w:val="nil"/>
            </w:tcBorders>
            <w:shd w:val="clear" w:color="auto" w:fill="auto"/>
            <w:noWrap/>
            <w:vAlign w:val="bottom"/>
            <w:hideMark/>
          </w:tcPr>
          <w:p w14:paraId="05B26F3A"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819" w:type="dxa"/>
            <w:gridSpan w:val="2"/>
            <w:tcBorders>
              <w:top w:val="nil"/>
              <w:left w:val="single" w:sz="4" w:space="0" w:color="auto"/>
              <w:bottom w:val="single" w:sz="4" w:space="0" w:color="auto"/>
              <w:right w:val="nil"/>
            </w:tcBorders>
            <w:shd w:val="clear" w:color="auto" w:fill="auto"/>
            <w:noWrap/>
            <w:vAlign w:val="bottom"/>
            <w:hideMark/>
          </w:tcPr>
          <w:p w14:paraId="2961B2E7"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1</w:t>
            </w:r>
            <w:r w:rsidR="00CB6356" w:rsidRPr="007866DC">
              <w:rPr>
                <w:rFonts w:ascii="Garamond" w:hAnsi="Garamond" w:cs="Calibri"/>
                <w:color w:val="000000"/>
              </w:rPr>
              <w:t>031</w:t>
            </w:r>
          </w:p>
        </w:tc>
        <w:tc>
          <w:tcPr>
            <w:tcW w:w="819" w:type="dxa"/>
            <w:tcBorders>
              <w:top w:val="nil"/>
              <w:left w:val="nil"/>
              <w:bottom w:val="single" w:sz="4" w:space="0" w:color="auto"/>
              <w:right w:val="nil"/>
            </w:tcBorders>
            <w:shd w:val="clear" w:color="auto" w:fill="auto"/>
            <w:noWrap/>
            <w:vAlign w:val="bottom"/>
            <w:hideMark/>
          </w:tcPr>
          <w:p w14:paraId="24190F8D"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6</w:t>
            </w:r>
            <w:r w:rsidR="00CB6356" w:rsidRPr="007866DC">
              <w:rPr>
                <w:rFonts w:ascii="Garamond" w:hAnsi="Garamond" w:cs="Calibri"/>
                <w:color w:val="000000"/>
              </w:rPr>
              <w:t>941</w:t>
            </w:r>
          </w:p>
        </w:tc>
        <w:tc>
          <w:tcPr>
            <w:tcW w:w="1010" w:type="dxa"/>
            <w:tcBorders>
              <w:top w:val="nil"/>
              <w:left w:val="single" w:sz="4" w:space="0" w:color="auto"/>
              <w:bottom w:val="nil"/>
              <w:right w:val="nil"/>
            </w:tcBorders>
            <w:shd w:val="clear" w:color="auto" w:fill="auto"/>
            <w:noWrap/>
            <w:vAlign w:val="bottom"/>
            <w:hideMark/>
          </w:tcPr>
          <w:p w14:paraId="70766092" w14:textId="77777777" w:rsidR="00E24C84" w:rsidRPr="00362463" w:rsidRDefault="004B1481" w:rsidP="00551253">
            <w:pPr>
              <w:jc w:val="center"/>
              <w:rPr>
                <w:rFonts w:ascii="Garamond" w:hAnsi="Garamond" w:cs="Calibri"/>
                <w:color w:val="000000"/>
              </w:rPr>
            </w:pPr>
            <w:r w:rsidRPr="007866DC">
              <w:rPr>
                <w:rFonts w:ascii="Garamond" w:hAnsi="Garamond" w:cs="Calibri"/>
                <w:color w:val="000000"/>
              </w:rPr>
              <w:t>7972</w:t>
            </w:r>
          </w:p>
        </w:tc>
      </w:tr>
      <w:tr w:rsidR="00E24C84" w:rsidRPr="007866DC" w14:paraId="07FDB4DB" w14:textId="77777777" w:rsidTr="002062B9">
        <w:trPr>
          <w:trHeight w:val="320"/>
          <w:jc w:val="center"/>
        </w:trPr>
        <w:tc>
          <w:tcPr>
            <w:tcW w:w="2203" w:type="dxa"/>
            <w:gridSpan w:val="2"/>
            <w:tcBorders>
              <w:top w:val="nil"/>
              <w:left w:val="nil"/>
              <w:bottom w:val="double" w:sz="6" w:space="0" w:color="auto"/>
              <w:right w:val="nil"/>
            </w:tcBorders>
            <w:shd w:val="clear" w:color="auto" w:fill="auto"/>
            <w:noWrap/>
            <w:vAlign w:val="bottom"/>
            <w:hideMark/>
          </w:tcPr>
          <w:p w14:paraId="76805344" w14:textId="77777777" w:rsidR="00E24C84" w:rsidRPr="00362463" w:rsidRDefault="00E24C84" w:rsidP="00551253">
            <w:pPr>
              <w:rPr>
                <w:rFonts w:ascii="Garamond" w:hAnsi="Garamond" w:cs="Calibri"/>
                <w:color w:val="000000"/>
              </w:rPr>
            </w:pPr>
            <w:r w:rsidRPr="00362463">
              <w:rPr>
                <w:rFonts w:ascii="Garamond" w:hAnsi="Garamond" w:cs="Calibri"/>
                <w:color w:val="000000"/>
              </w:rPr>
              <w:lastRenderedPageBreak/>
              <w:t> </w:t>
            </w:r>
          </w:p>
        </w:tc>
        <w:tc>
          <w:tcPr>
            <w:tcW w:w="829" w:type="dxa"/>
            <w:gridSpan w:val="2"/>
            <w:tcBorders>
              <w:top w:val="nil"/>
              <w:left w:val="nil"/>
              <w:bottom w:val="double" w:sz="6" w:space="0" w:color="auto"/>
              <w:right w:val="single" w:sz="4" w:space="0" w:color="auto"/>
            </w:tcBorders>
            <w:shd w:val="clear" w:color="auto" w:fill="auto"/>
            <w:noWrap/>
            <w:vAlign w:val="bottom"/>
            <w:hideMark/>
          </w:tcPr>
          <w:p w14:paraId="34073D28"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c>
          <w:tcPr>
            <w:tcW w:w="819" w:type="dxa"/>
            <w:gridSpan w:val="2"/>
            <w:tcBorders>
              <w:top w:val="nil"/>
              <w:left w:val="nil"/>
              <w:bottom w:val="double" w:sz="6" w:space="0" w:color="auto"/>
              <w:right w:val="nil"/>
            </w:tcBorders>
            <w:shd w:val="clear" w:color="auto" w:fill="auto"/>
            <w:noWrap/>
            <w:vAlign w:val="bottom"/>
            <w:hideMark/>
          </w:tcPr>
          <w:p w14:paraId="14C1FF46" w14:textId="77777777" w:rsidR="00E24C84" w:rsidRPr="00362463" w:rsidRDefault="004B1481" w:rsidP="00551253">
            <w:pPr>
              <w:jc w:val="center"/>
              <w:rPr>
                <w:rFonts w:ascii="Garamond" w:hAnsi="Garamond" w:cs="Calibri"/>
                <w:color w:val="000000"/>
              </w:rPr>
            </w:pPr>
            <w:r w:rsidRPr="007866DC">
              <w:rPr>
                <w:rFonts w:ascii="Garamond" w:hAnsi="Garamond" w:cs="Calibri"/>
                <w:color w:val="000000"/>
              </w:rPr>
              <w:t>8617</w:t>
            </w:r>
          </w:p>
        </w:tc>
        <w:tc>
          <w:tcPr>
            <w:tcW w:w="819" w:type="dxa"/>
            <w:tcBorders>
              <w:top w:val="nil"/>
              <w:left w:val="nil"/>
              <w:bottom w:val="double" w:sz="6" w:space="0" w:color="auto"/>
              <w:right w:val="single" w:sz="4" w:space="0" w:color="auto"/>
            </w:tcBorders>
            <w:shd w:val="clear" w:color="auto" w:fill="auto"/>
            <w:noWrap/>
            <w:vAlign w:val="bottom"/>
            <w:hideMark/>
          </w:tcPr>
          <w:p w14:paraId="716AEECD" w14:textId="77777777" w:rsidR="00E24C84" w:rsidRPr="00362463" w:rsidRDefault="004B1481" w:rsidP="00551253">
            <w:pPr>
              <w:jc w:val="center"/>
              <w:rPr>
                <w:rFonts w:ascii="Garamond" w:hAnsi="Garamond" w:cs="Calibri"/>
                <w:color w:val="000000"/>
              </w:rPr>
            </w:pPr>
            <w:r w:rsidRPr="007866DC">
              <w:rPr>
                <w:rFonts w:ascii="Garamond" w:hAnsi="Garamond" w:cs="Calibri"/>
                <w:color w:val="000000"/>
              </w:rPr>
              <w:t>8555</w:t>
            </w:r>
          </w:p>
        </w:tc>
        <w:tc>
          <w:tcPr>
            <w:tcW w:w="1010" w:type="dxa"/>
            <w:tcBorders>
              <w:top w:val="single" w:sz="4" w:space="0" w:color="auto"/>
              <w:left w:val="nil"/>
              <w:bottom w:val="double" w:sz="6" w:space="0" w:color="auto"/>
              <w:right w:val="nil"/>
            </w:tcBorders>
            <w:shd w:val="clear" w:color="auto" w:fill="auto"/>
            <w:noWrap/>
            <w:vAlign w:val="bottom"/>
            <w:hideMark/>
          </w:tcPr>
          <w:p w14:paraId="2E582E87"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1717</w:t>
            </w:r>
            <w:r w:rsidR="004B1481" w:rsidRPr="007866DC">
              <w:rPr>
                <w:rFonts w:ascii="Garamond" w:hAnsi="Garamond" w:cs="Calibri"/>
                <w:color w:val="000000"/>
              </w:rPr>
              <w:t>2</w:t>
            </w:r>
          </w:p>
        </w:tc>
      </w:tr>
      <w:tr w:rsidR="00E24C84" w:rsidRPr="007866DC" w14:paraId="4B44A667" w14:textId="77777777" w:rsidTr="002062B9">
        <w:trPr>
          <w:trHeight w:val="340"/>
          <w:jc w:val="center"/>
        </w:trPr>
        <w:tc>
          <w:tcPr>
            <w:tcW w:w="5680" w:type="dxa"/>
            <w:gridSpan w:val="8"/>
            <w:tcBorders>
              <w:top w:val="nil"/>
              <w:left w:val="nil"/>
              <w:bottom w:val="double" w:sz="6" w:space="0" w:color="auto"/>
              <w:right w:val="nil"/>
            </w:tcBorders>
            <w:shd w:val="clear" w:color="auto" w:fill="auto"/>
            <w:noWrap/>
            <w:vAlign w:val="center"/>
            <w:hideMark/>
          </w:tcPr>
          <w:p w14:paraId="2B0FF7CC" w14:textId="77777777" w:rsidR="003D5A07" w:rsidRPr="007866DC" w:rsidRDefault="003D5A07" w:rsidP="00551253">
            <w:pPr>
              <w:jc w:val="center"/>
              <w:rPr>
                <w:rFonts w:ascii="Garamond" w:hAnsi="Garamond" w:cs="Calibri"/>
                <w:b/>
                <w:bCs/>
                <w:color w:val="000000"/>
              </w:rPr>
            </w:pPr>
          </w:p>
          <w:p w14:paraId="1EA21677" w14:textId="77777777" w:rsidR="00E24C84" w:rsidRPr="007866DC" w:rsidRDefault="00E24C84" w:rsidP="00551253">
            <w:pPr>
              <w:jc w:val="center"/>
              <w:rPr>
                <w:rFonts w:ascii="Garamond" w:hAnsi="Garamond" w:cs="Calibri"/>
                <w:b/>
                <w:bCs/>
                <w:color w:val="000000"/>
              </w:rPr>
            </w:pPr>
            <w:r w:rsidRPr="007866DC">
              <w:rPr>
                <w:rFonts w:ascii="Garamond" w:hAnsi="Garamond" w:cs="Calibri"/>
                <w:b/>
                <w:bCs/>
                <w:color w:val="000000"/>
              </w:rPr>
              <w:t xml:space="preserve">Table--Confusion matrix of </w:t>
            </w:r>
            <w:r w:rsidR="00CB6356" w:rsidRPr="007866DC">
              <w:rPr>
                <w:rFonts w:ascii="Garamond" w:hAnsi="Garamond" w:cs="Calibri"/>
                <w:b/>
                <w:bCs/>
                <w:color w:val="000000"/>
              </w:rPr>
              <w:t>ANN</w:t>
            </w:r>
            <w:r w:rsidRPr="007866DC">
              <w:rPr>
                <w:rFonts w:ascii="Garamond" w:hAnsi="Garamond" w:cs="Calibri"/>
                <w:b/>
                <w:bCs/>
                <w:color w:val="000000"/>
              </w:rPr>
              <w:t xml:space="preserve"> with training data</w:t>
            </w:r>
          </w:p>
        </w:tc>
      </w:tr>
      <w:tr w:rsidR="00E24C84" w:rsidRPr="007866DC" w14:paraId="425CF88D" w14:textId="77777777" w:rsidTr="002062B9">
        <w:trPr>
          <w:trHeight w:val="320"/>
          <w:jc w:val="center"/>
        </w:trPr>
        <w:tc>
          <w:tcPr>
            <w:tcW w:w="2203" w:type="dxa"/>
            <w:gridSpan w:val="2"/>
            <w:tcBorders>
              <w:top w:val="nil"/>
              <w:left w:val="nil"/>
              <w:bottom w:val="nil"/>
              <w:right w:val="nil"/>
            </w:tcBorders>
            <w:shd w:val="clear" w:color="auto" w:fill="auto"/>
            <w:noWrap/>
            <w:vAlign w:val="bottom"/>
            <w:hideMark/>
          </w:tcPr>
          <w:p w14:paraId="23B088B9" w14:textId="77777777" w:rsidR="00E24C84" w:rsidRPr="00362463" w:rsidRDefault="00E24C84" w:rsidP="00551253">
            <w:pPr>
              <w:jc w:val="center"/>
              <w:rPr>
                <w:rFonts w:ascii="Garamond" w:hAnsi="Garamond" w:cs="Calibri"/>
                <w:b/>
                <w:bCs/>
                <w:color w:val="000000"/>
              </w:rPr>
            </w:pPr>
          </w:p>
        </w:tc>
        <w:tc>
          <w:tcPr>
            <w:tcW w:w="829" w:type="dxa"/>
            <w:gridSpan w:val="2"/>
            <w:tcBorders>
              <w:top w:val="nil"/>
              <w:left w:val="nil"/>
              <w:bottom w:val="nil"/>
              <w:right w:val="nil"/>
            </w:tcBorders>
            <w:shd w:val="clear" w:color="auto" w:fill="auto"/>
            <w:noWrap/>
            <w:vAlign w:val="bottom"/>
            <w:hideMark/>
          </w:tcPr>
          <w:p w14:paraId="4679E9BD" w14:textId="77777777" w:rsidR="00E24C84" w:rsidRPr="00362463" w:rsidRDefault="00E24C84" w:rsidP="00551253">
            <w:pPr>
              <w:rPr>
                <w:rFonts w:ascii="Garamond" w:hAnsi="Garamond"/>
              </w:rPr>
            </w:pPr>
          </w:p>
        </w:tc>
        <w:tc>
          <w:tcPr>
            <w:tcW w:w="2648" w:type="dxa"/>
            <w:gridSpan w:val="4"/>
            <w:tcBorders>
              <w:top w:val="nil"/>
              <w:left w:val="single" w:sz="4" w:space="0" w:color="auto"/>
              <w:bottom w:val="nil"/>
              <w:right w:val="nil"/>
            </w:tcBorders>
            <w:shd w:val="clear" w:color="auto" w:fill="auto"/>
            <w:noWrap/>
            <w:vAlign w:val="bottom"/>
            <w:hideMark/>
          </w:tcPr>
          <w:p w14:paraId="4E08CAE8"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Predicted sub</w:t>
            </w:r>
            <w:r w:rsidRPr="007866DC">
              <w:rPr>
                <w:rFonts w:ascii="Garamond" w:hAnsi="Garamond" w:cs="Calibri"/>
                <w:color w:val="000000"/>
              </w:rPr>
              <w:t>s</w:t>
            </w:r>
            <w:r w:rsidRPr="00362463">
              <w:rPr>
                <w:rFonts w:ascii="Garamond" w:hAnsi="Garamond" w:cs="Calibri"/>
                <w:color w:val="000000"/>
              </w:rPr>
              <w:t>cription status</w:t>
            </w:r>
          </w:p>
        </w:tc>
      </w:tr>
      <w:tr w:rsidR="00E24C84" w:rsidRPr="007866DC" w14:paraId="6BEC6BAC" w14:textId="77777777" w:rsidTr="002062B9">
        <w:trPr>
          <w:trHeight w:val="300"/>
          <w:jc w:val="center"/>
        </w:trPr>
        <w:tc>
          <w:tcPr>
            <w:tcW w:w="2203" w:type="dxa"/>
            <w:gridSpan w:val="2"/>
            <w:tcBorders>
              <w:top w:val="nil"/>
              <w:left w:val="nil"/>
              <w:bottom w:val="single" w:sz="4" w:space="0" w:color="auto"/>
              <w:right w:val="nil"/>
            </w:tcBorders>
            <w:shd w:val="clear" w:color="auto" w:fill="auto"/>
            <w:noWrap/>
            <w:vAlign w:val="bottom"/>
            <w:hideMark/>
          </w:tcPr>
          <w:p w14:paraId="03B82400" w14:textId="77777777"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single" w:sz="4" w:space="0" w:color="auto"/>
              <w:right w:val="nil"/>
            </w:tcBorders>
            <w:shd w:val="clear" w:color="auto" w:fill="auto"/>
            <w:noWrap/>
            <w:vAlign w:val="bottom"/>
            <w:hideMark/>
          </w:tcPr>
          <w:p w14:paraId="4A49C142" w14:textId="77777777"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19" w:type="dxa"/>
            <w:gridSpan w:val="2"/>
            <w:tcBorders>
              <w:top w:val="nil"/>
              <w:left w:val="single" w:sz="4" w:space="0" w:color="auto"/>
              <w:bottom w:val="single" w:sz="4" w:space="0" w:color="auto"/>
              <w:right w:val="nil"/>
            </w:tcBorders>
            <w:shd w:val="clear" w:color="auto" w:fill="auto"/>
            <w:noWrap/>
            <w:vAlign w:val="bottom"/>
            <w:hideMark/>
          </w:tcPr>
          <w:p w14:paraId="0A87CFBB"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tcBorders>
              <w:top w:val="nil"/>
              <w:left w:val="nil"/>
              <w:bottom w:val="single" w:sz="4" w:space="0" w:color="auto"/>
              <w:right w:val="nil"/>
            </w:tcBorders>
            <w:shd w:val="clear" w:color="auto" w:fill="auto"/>
            <w:noWrap/>
            <w:vAlign w:val="bottom"/>
            <w:hideMark/>
          </w:tcPr>
          <w:p w14:paraId="1738E8BE"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1010" w:type="dxa"/>
            <w:tcBorders>
              <w:top w:val="nil"/>
              <w:left w:val="single" w:sz="4" w:space="0" w:color="auto"/>
              <w:bottom w:val="single" w:sz="4" w:space="0" w:color="auto"/>
              <w:right w:val="nil"/>
            </w:tcBorders>
            <w:shd w:val="clear" w:color="auto" w:fill="auto"/>
            <w:noWrap/>
            <w:vAlign w:val="bottom"/>
            <w:hideMark/>
          </w:tcPr>
          <w:p w14:paraId="7D457026"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r>
      <w:tr w:rsidR="00E24C84" w:rsidRPr="007866DC" w14:paraId="54A9E5BC" w14:textId="77777777" w:rsidTr="002062B9">
        <w:trPr>
          <w:trHeight w:val="480"/>
          <w:jc w:val="center"/>
        </w:trPr>
        <w:tc>
          <w:tcPr>
            <w:tcW w:w="2203" w:type="dxa"/>
            <w:gridSpan w:val="2"/>
            <w:vMerge w:val="restart"/>
            <w:tcBorders>
              <w:top w:val="nil"/>
              <w:left w:val="nil"/>
              <w:bottom w:val="nil"/>
              <w:right w:val="nil"/>
            </w:tcBorders>
            <w:shd w:val="clear" w:color="auto" w:fill="auto"/>
            <w:vAlign w:val="center"/>
            <w:hideMark/>
          </w:tcPr>
          <w:p w14:paraId="67EB87B7"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True subscription status</w:t>
            </w:r>
          </w:p>
        </w:tc>
        <w:tc>
          <w:tcPr>
            <w:tcW w:w="829" w:type="dxa"/>
            <w:gridSpan w:val="2"/>
            <w:tcBorders>
              <w:top w:val="nil"/>
              <w:left w:val="nil"/>
              <w:bottom w:val="nil"/>
              <w:right w:val="nil"/>
            </w:tcBorders>
            <w:shd w:val="clear" w:color="auto" w:fill="auto"/>
            <w:noWrap/>
            <w:vAlign w:val="bottom"/>
            <w:hideMark/>
          </w:tcPr>
          <w:p w14:paraId="51C2566A"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No</w:t>
            </w:r>
          </w:p>
        </w:tc>
        <w:tc>
          <w:tcPr>
            <w:tcW w:w="819" w:type="dxa"/>
            <w:gridSpan w:val="2"/>
            <w:tcBorders>
              <w:top w:val="nil"/>
              <w:left w:val="single" w:sz="4" w:space="0" w:color="auto"/>
              <w:bottom w:val="nil"/>
              <w:right w:val="nil"/>
            </w:tcBorders>
            <w:shd w:val="clear" w:color="auto" w:fill="auto"/>
            <w:noWrap/>
            <w:vAlign w:val="bottom"/>
            <w:hideMark/>
          </w:tcPr>
          <w:p w14:paraId="2779FFAB"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7</w:t>
            </w:r>
            <w:r w:rsidR="004B1481" w:rsidRPr="007866DC">
              <w:rPr>
                <w:rFonts w:ascii="Garamond" w:hAnsi="Garamond" w:cs="Calibri"/>
                <w:color w:val="000000"/>
              </w:rPr>
              <w:t>513</w:t>
            </w:r>
          </w:p>
        </w:tc>
        <w:tc>
          <w:tcPr>
            <w:tcW w:w="819" w:type="dxa"/>
            <w:tcBorders>
              <w:top w:val="nil"/>
              <w:left w:val="nil"/>
              <w:bottom w:val="nil"/>
              <w:right w:val="nil"/>
            </w:tcBorders>
            <w:shd w:val="clear" w:color="auto" w:fill="auto"/>
            <w:noWrap/>
            <w:vAlign w:val="bottom"/>
            <w:hideMark/>
          </w:tcPr>
          <w:p w14:paraId="0E5210D3" w14:textId="77777777" w:rsidR="00E24C84" w:rsidRPr="00362463" w:rsidRDefault="004B1481" w:rsidP="00551253">
            <w:pPr>
              <w:jc w:val="center"/>
              <w:rPr>
                <w:rFonts w:ascii="Garamond" w:hAnsi="Garamond" w:cs="Calibri"/>
                <w:color w:val="000000"/>
              </w:rPr>
            </w:pPr>
            <w:r w:rsidRPr="007866DC">
              <w:rPr>
                <w:rFonts w:ascii="Garamond" w:hAnsi="Garamond" w:cs="Calibri"/>
                <w:color w:val="000000"/>
              </w:rPr>
              <w:t>1624</w:t>
            </w:r>
          </w:p>
        </w:tc>
        <w:tc>
          <w:tcPr>
            <w:tcW w:w="1010" w:type="dxa"/>
            <w:tcBorders>
              <w:top w:val="nil"/>
              <w:left w:val="single" w:sz="4" w:space="0" w:color="auto"/>
              <w:bottom w:val="nil"/>
              <w:right w:val="nil"/>
            </w:tcBorders>
            <w:shd w:val="clear" w:color="auto" w:fill="auto"/>
            <w:noWrap/>
            <w:vAlign w:val="bottom"/>
            <w:hideMark/>
          </w:tcPr>
          <w:p w14:paraId="7D5C2FFD" w14:textId="77777777" w:rsidR="00E24C84" w:rsidRPr="00362463" w:rsidRDefault="004B1481" w:rsidP="00551253">
            <w:pPr>
              <w:jc w:val="center"/>
              <w:rPr>
                <w:rFonts w:ascii="Garamond" w:hAnsi="Garamond" w:cs="Calibri"/>
                <w:color w:val="000000"/>
              </w:rPr>
            </w:pPr>
            <w:r w:rsidRPr="007866DC">
              <w:rPr>
                <w:rFonts w:ascii="Garamond" w:hAnsi="Garamond" w:cs="Calibri"/>
                <w:color w:val="000000"/>
              </w:rPr>
              <w:t>9137</w:t>
            </w:r>
          </w:p>
        </w:tc>
      </w:tr>
      <w:tr w:rsidR="00E24C84" w:rsidRPr="007866DC" w14:paraId="714162DE" w14:textId="77777777" w:rsidTr="002062B9">
        <w:trPr>
          <w:trHeight w:val="400"/>
          <w:jc w:val="center"/>
        </w:trPr>
        <w:tc>
          <w:tcPr>
            <w:tcW w:w="2203" w:type="dxa"/>
            <w:gridSpan w:val="2"/>
            <w:vMerge/>
            <w:tcBorders>
              <w:top w:val="nil"/>
              <w:left w:val="nil"/>
              <w:bottom w:val="nil"/>
              <w:right w:val="nil"/>
            </w:tcBorders>
            <w:vAlign w:val="center"/>
            <w:hideMark/>
          </w:tcPr>
          <w:p w14:paraId="14DF3BA2" w14:textId="77777777" w:rsidR="00E24C84" w:rsidRPr="00362463" w:rsidRDefault="00E24C84" w:rsidP="00551253">
            <w:pPr>
              <w:rPr>
                <w:rFonts w:ascii="Garamond" w:hAnsi="Garamond" w:cs="Calibri"/>
                <w:color w:val="000000"/>
              </w:rPr>
            </w:pPr>
          </w:p>
        </w:tc>
        <w:tc>
          <w:tcPr>
            <w:tcW w:w="829" w:type="dxa"/>
            <w:gridSpan w:val="2"/>
            <w:tcBorders>
              <w:top w:val="nil"/>
              <w:left w:val="nil"/>
              <w:bottom w:val="single" w:sz="4" w:space="0" w:color="auto"/>
              <w:right w:val="nil"/>
            </w:tcBorders>
            <w:shd w:val="clear" w:color="auto" w:fill="auto"/>
            <w:noWrap/>
            <w:vAlign w:val="bottom"/>
            <w:hideMark/>
          </w:tcPr>
          <w:p w14:paraId="52FF83A0"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Yes</w:t>
            </w:r>
          </w:p>
        </w:tc>
        <w:tc>
          <w:tcPr>
            <w:tcW w:w="819" w:type="dxa"/>
            <w:gridSpan w:val="2"/>
            <w:tcBorders>
              <w:top w:val="nil"/>
              <w:left w:val="single" w:sz="4" w:space="0" w:color="auto"/>
              <w:bottom w:val="single" w:sz="4" w:space="0" w:color="auto"/>
              <w:right w:val="nil"/>
            </w:tcBorders>
            <w:shd w:val="clear" w:color="auto" w:fill="auto"/>
            <w:noWrap/>
            <w:vAlign w:val="bottom"/>
            <w:hideMark/>
          </w:tcPr>
          <w:p w14:paraId="2F697FCC"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1</w:t>
            </w:r>
            <w:r w:rsidR="004B1481" w:rsidRPr="007866DC">
              <w:rPr>
                <w:rFonts w:ascii="Garamond" w:hAnsi="Garamond" w:cs="Calibri"/>
                <w:color w:val="000000"/>
              </w:rPr>
              <w:t>109</w:t>
            </w:r>
          </w:p>
        </w:tc>
        <w:tc>
          <w:tcPr>
            <w:tcW w:w="819" w:type="dxa"/>
            <w:tcBorders>
              <w:top w:val="nil"/>
              <w:left w:val="nil"/>
              <w:bottom w:val="single" w:sz="4" w:space="0" w:color="auto"/>
              <w:right w:val="nil"/>
            </w:tcBorders>
            <w:shd w:val="clear" w:color="auto" w:fill="auto"/>
            <w:noWrap/>
            <w:vAlign w:val="bottom"/>
            <w:hideMark/>
          </w:tcPr>
          <w:p w14:paraId="7D587372"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6</w:t>
            </w:r>
            <w:r w:rsidR="004B1481" w:rsidRPr="007866DC">
              <w:rPr>
                <w:rFonts w:ascii="Garamond" w:hAnsi="Garamond" w:cs="Calibri"/>
                <w:color w:val="000000"/>
              </w:rPr>
              <w:t>930</w:t>
            </w:r>
          </w:p>
        </w:tc>
        <w:tc>
          <w:tcPr>
            <w:tcW w:w="1010" w:type="dxa"/>
            <w:tcBorders>
              <w:top w:val="nil"/>
              <w:left w:val="single" w:sz="4" w:space="0" w:color="auto"/>
              <w:bottom w:val="nil"/>
              <w:right w:val="nil"/>
            </w:tcBorders>
            <w:shd w:val="clear" w:color="auto" w:fill="auto"/>
            <w:noWrap/>
            <w:vAlign w:val="bottom"/>
            <w:hideMark/>
          </w:tcPr>
          <w:p w14:paraId="4551E169" w14:textId="77777777" w:rsidR="00E24C84" w:rsidRPr="00362463" w:rsidRDefault="004B1481" w:rsidP="00551253">
            <w:pPr>
              <w:jc w:val="center"/>
              <w:rPr>
                <w:rFonts w:ascii="Garamond" w:hAnsi="Garamond" w:cs="Calibri"/>
                <w:color w:val="000000"/>
              </w:rPr>
            </w:pPr>
            <w:r w:rsidRPr="007866DC">
              <w:rPr>
                <w:rFonts w:ascii="Garamond" w:hAnsi="Garamond" w:cs="Calibri"/>
                <w:color w:val="000000"/>
              </w:rPr>
              <w:t>8039</w:t>
            </w:r>
          </w:p>
        </w:tc>
      </w:tr>
      <w:tr w:rsidR="00E24C84" w:rsidRPr="007866DC" w14:paraId="394A028B" w14:textId="77777777" w:rsidTr="002062B9">
        <w:trPr>
          <w:trHeight w:val="320"/>
          <w:jc w:val="center"/>
        </w:trPr>
        <w:tc>
          <w:tcPr>
            <w:tcW w:w="2203" w:type="dxa"/>
            <w:gridSpan w:val="2"/>
            <w:tcBorders>
              <w:top w:val="nil"/>
              <w:left w:val="nil"/>
              <w:bottom w:val="double" w:sz="6" w:space="0" w:color="auto"/>
              <w:right w:val="nil"/>
            </w:tcBorders>
            <w:shd w:val="clear" w:color="auto" w:fill="auto"/>
            <w:noWrap/>
            <w:vAlign w:val="bottom"/>
            <w:hideMark/>
          </w:tcPr>
          <w:p w14:paraId="747AC3CC" w14:textId="77777777" w:rsidR="00E24C84" w:rsidRPr="00362463" w:rsidRDefault="00E24C84" w:rsidP="00551253">
            <w:pPr>
              <w:rPr>
                <w:rFonts w:ascii="Garamond" w:hAnsi="Garamond" w:cs="Calibri"/>
                <w:color w:val="000000"/>
              </w:rPr>
            </w:pPr>
            <w:r w:rsidRPr="00362463">
              <w:rPr>
                <w:rFonts w:ascii="Garamond" w:hAnsi="Garamond" w:cs="Calibri"/>
                <w:color w:val="000000"/>
              </w:rPr>
              <w:t> </w:t>
            </w:r>
          </w:p>
        </w:tc>
        <w:tc>
          <w:tcPr>
            <w:tcW w:w="829" w:type="dxa"/>
            <w:gridSpan w:val="2"/>
            <w:tcBorders>
              <w:top w:val="nil"/>
              <w:left w:val="nil"/>
              <w:bottom w:val="double" w:sz="6" w:space="0" w:color="auto"/>
              <w:right w:val="single" w:sz="4" w:space="0" w:color="auto"/>
            </w:tcBorders>
            <w:shd w:val="clear" w:color="auto" w:fill="auto"/>
            <w:noWrap/>
            <w:vAlign w:val="bottom"/>
            <w:hideMark/>
          </w:tcPr>
          <w:p w14:paraId="24B671B5" w14:textId="77777777" w:rsidR="00E24C84" w:rsidRPr="00362463" w:rsidRDefault="00E24C84" w:rsidP="00551253">
            <w:pPr>
              <w:jc w:val="center"/>
              <w:rPr>
                <w:rFonts w:ascii="Garamond" w:hAnsi="Garamond" w:cs="Calibri"/>
                <w:color w:val="000000"/>
              </w:rPr>
            </w:pPr>
            <w:r w:rsidRPr="00362463">
              <w:rPr>
                <w:rFonts w:ascii="Garamond" w:hAnsi="Garamond" w:cs="Calibri"/>
                <w:color w:val="000000"/>
              </w:rPr>
              <w:t>Total</w:t>
            </w:r>
          </w:p>
        </w:tc>
        <w:tc>
          <w:tcPr>
            <w:tcW w:w="819" w:type="dxa"/>
            <w:gridSpan w:val="2"/>
            <w:tcBorders>
              <w:top w:val="nil"/>
              <w:left w:val="nil"/>
              <w:bottom w:val="double" w:sz="6" w:space="0" w:color="auto"/>
              <w:right w:val="nil"/>
            </w:tcBorders>
            <w:shd w:val="clear" w:color="auto" w:fill="auto"/>
            <w:noWrap/>
            <w:vAlign w:val="bottom"/>
            <w:hideMark/>
          </w:tcPr>
          <w:p w14:paraId="0634E554" w14:textId="77777777" w:rsidR="00E24C84" w:rsidRPr="00362463" w:rsidRDefault="004B1481" w:rsidP="00551253">
            <w:pPr>
              <w:jc w:val="center"/>
              <w:rPr>
                <w:rFonts w:ascii="Garamond" w:hAnsi="Garamond" w:cs="Calibri"/>
                <w:color w:val="000000"/>
              </w:rPr>
            </w:pPr>
            <w:r w:rsidRPr="007866DC">
              <w:rPr>
                <w:rFonts w:ascii="Garamond" w:hAnsi="Garamond" w:cs="Calibri"/>
                <w:color w:val="000000"/>
              </w:rPr>
              <w:t>8622</w:t>
            </w:r>
          </w:p>
        </w:tc>
        <w:tc>
          <w:tcPr>
            <w:tcW w:w="819" w:type="dxa"/>
            <w:tcBorders>
              <w:top w:val="nil"/>
              <w:left w:val="nil"/>
              <w:bottom w:val="double" w:sz="6" w:space="0" w:color="auto"/>
              <w:right w:val="single" w:sz="4" w:space="0" w:color="auto"/>
            </w:tcBorders>
            <w:shd w:val="clear" w:color="auto" w:fill="auto"/>
            <w:noWrap/>
            <w:vAlign w:val="bottom"/>
            <w:hideMark/>
          </w:tcPr>
          <w:p w14:paraId="364E8050" w14:textId="77777777" w:rsidR="00E24C84" w:rsidRPr="00362463" w:rsidRDefault="004B1481" w:rsidP="00551253">
            <w:pPr>
              <w:jc w:val="center"/>
              <w:rPr>
                <w:rFonts w:ascii="Garamond" w:hAnsi="Garamond" w:cs="Calibri"/>
                <w:color w:val="000000"/>
              </w:rPr>
            </w:pPr>
            <w:r w:rsidRPr="007866DC">
              <w:rPr>
                <w:rFonts w:ascii="Garamond" w:hAnsi="Garamond" w:cs="Calibri"/>
                <w:color w:val="000000"/>
              </w:rPr>
              <w:t>8554</w:t>
            </w:r>
          </w:p>
        </w:tc>
        <w:tc>
          <w:tcPr>
            <w:tcW w:w="1010" w:type="dxa"/>
            <w:tcBorders>
              <w:top w:val="single" w:sz="4" w:space="0" w:color="auto"/>
              <w:left w:val="nil"/>
              <w:bottom w:val="double" w:sz="6" w:space="0" w:color="auto"/>
              <w:right w:val="nil"/>
            </w:tcBorders>
            <w:shd w:val="clear" w:color="auto" w:fill="auto"/>
            <w:noWrap/>
            <w:vAlign w:val="bottom"/>
            <w:hideMark/>
          </w:tcPr>
          <w:p w14:paraId="7C9D4AC3" w14:textId="77777777" w:rsidR="00E24C84" w:rsidRPr="00362463" w:rsidRDefault="00E24C84" w:rsidP="00551253">
            <w:pPr>
              <w:jc w:val="center"/>
              <w:rPr>
                <w:rFonts w:ascii="Garamond" w:hAnsi="Garamond" w:cs="Calibri"/>
                <w:color w:val="000000"/>
              </w:rPr>
            </w:pPr>
            <w:r w:rsidRPr="007866DC">
              <w:rPr>
                <w:rFonts w:ascii="Garamond" w:hAnsi="Garamond" w:cs="Calibri"/>
                <w:color w:val="000000"/>
              </w:rPr>
              <w:t>1717</w:t>
            </w:r>
            <w:r w:rsidR="004B1481" w:rsidRPr="007866DC">
              <w:rPr>
                <w:rFonts w:ascii="Garamond" w:hAnsi="Garamond" w:cs="Calibri"/>
                <w:color w:val="000000"/>
              </w:rPr>
              <w:t>6</w:t>
            </w:r>
          </w:p>
        </w:tc>
      </w:tr>
      <w:tr w:rsidR="00CB6356" w:rsidRPr="007866DC" w14:paraId="2E22B605" w14:textId="77777777" w:rsidTr="002062B9">
        <w:trPr>
          <w:gridAfter w:val="3"/>
          <w:wAfter w:w="1900" w:type="dxa"/>
          <w:trHeight w:val="320"/>
          <w:jc w:val="center"/>
        </w:trPr>
        <w:tc>
          <w:tcPr>
            <w:tcW w:w="2720" w:type="dxa"/>
            <w:gridSpan w:val="3"/>
            <w:tcBorders>
              <w:top w:val="nil"/>
              <w:left w:val="nil"/>
              <w:bottom w:val="double" w:sz="6" w:space="0" w:color="auto"/>
              <w:right w:val="nil"/>
            </w:tcBorders>
            <w:shd w:val="clear" w:color="auto" w:fill="auto"/>
            <w:noWrap/>
            <w:vAlign w:val="bottom"/>
            <w:hideMark/>
          </w:tcPr>
          <w:p w14:paraId="675050F5" w14:textId="77777777" w:rsidR="00CB6356" w:rsidRPr="007866DC" w:rsidRDefault="00CB6356" w:rsidP="00551253">
            <w:pPr>
              <w:rPr>
                <w:rFonts w:ascii="Garamond" w:hAnsi="Garamond"/>
                <w:b/>
                <w:bCs/>
                <w:color w:val="000000"/>
              </w:rPr>
            </w:pPr>
          </w:p>
          <w:p w14:paraId="0F3EA544" w14:textId="77777777" w:rsidR="00CB6356" w:rsidRPr="00E85643" w:rsidRDefault="00CB6356" w:rsidP="001073DE">
            <w:pPr>
              <w:ind w:right="-267"/>
              <w:rPr>
                <w:rFonts w:ascii="Garamond" w:hAnsi="Garamond"/>
                <w:b/>
                <w:bCs/>
                <w:color w:val="000000"/>
              </w:rPr>
            </w:pPr>
            <w:r w:rsidRPr="007866DC">
              <w:rPr>
                <w:rFonts w:ascii="Garamond" w:hAnsi="Garamond"/>
                <w:b/>
                <w:bCs/>
                <w:color w:val="000000"/>
              </w:rPr>
              <w:t>Table---. ANN</w:t>
            </w:r>
            <w:r w:rsidR="001073DE">
              <w:rPr>
                <w:rFonts w:ascii="Garamond" w:hAnsi="Garamond"/>
                <w:b/>
                <w:bCs/>
                <w:color w:val="000000"/>
              </w:rPr>
              <w:t xml:space="preserve"> </w:t>
            </w:r>
            <w:r w:rsidRPr="007866DC">
              <w:rPr>
                <w:rFonts w:ascii="Garamond" w:hAnsi="Garamond"/>
                <w:b/>
                <w:bCs/>
                <w:color w:val="000000"/>
              </w:rPr>
              <w:t>Accuracy</w:t>
            </w:r>
          </w:p>
        </w:tc>
        <w:tc>
          <w:tcPr>
            <w:tcW w:w="1060" w:type="dxa"/>
            <w:gridSpan w:val="2"/>
            <w:tcBorders>
              <w:top w:val="nil"/>
              <w:left w:val="nil"/>
              <w:bottom w:val="double" w:sz="6" w:space="0" w:color="auto"/>
              <w:right w:val="nil"/>
            </w:tcBorders>
            <w:shd w:val="clear" w:color="auto" w:fill="auto"/>
            <w:noWrap/>
            <w:vAlign w:val="bottom"/>
            <w:hideMark/>
          </w:tcPr>
          <w:p w14:paraId="7156E882" w14:textId="77777777" w:rsidR="00CB6356" w:rsidRPr="00E85643" w:rsidRDefault="00CB6356" w:rsidP="00551253">
            <w:pPr>
              <w:rPr>
                <w:rFonts w:ascii="Garamond" w:hAnsi="Garamond"/>
                <w:color w:val="000000"/>
              </w:rPr>
            </w:pPr>
            <w:r w:rsidRPr="00E85643">
              <w:rPr>
                <w:rFonts w:ascii="Garamond" w:hAnsi="Garamond"/>
                <w:color w:val="000000"/>
              </w:rPr>
              <w:t> </w:t>
            </w:r>
          </w:p>
        </w:tc>
      </w:tr>
      <w:tr w:rsidR="00CB6356" w:rsidRPr="007866DC" w14:paraId="19A08674" w14:textId="77777777" w:rsidTr="002062B9">
        <w:trPr>
          <w:gridAfter w:val="3"/>
          <w:wAfter w:w="1900" w:type="dxa"/>
          <w:trHeight w:val="320"/>
          <w:jc w:val="center"/>
        </w:trPr>
        <w:tc>
          <w:tcPr>
            <w:tcW w:w="1240" w:type="dxa"/>
            <w:tcBorders>
              <w:top w:val="nil"/>
              <w:left w:val="nil"/>
              <w:bottom w:val="single" w:sz="4" w:space="0" w:color="auto"/>
              <w:right w:val="nil"/>
            </w:tcBorders>
            <w:shd w:val="clear" w:color="auto" w:fill="auto"/>
            <w:noWrap/>
            <w:vAlign w:val="center"/>
            <w:hideMark/>
          </w:tcPr>
          <w:p w14:paraId="04AD9BC9" w14:textId="77777777" w:rsidR="00CB6356" w:rsidRPr="00E85643" w:rsidRDefault="00CB6356" w:rsidP="00551253">
            <w:pPr>
              <w:jc w:val="center"/>
              <w:rPr>
                <w:rFonts w:ascii="Garamond" w:hAnsi="Garamond"/>
                <w:b/>
                <w:bCs/>
                <w:color w:val="000000"/>
              </w:rPr>
            </w:pPr>
            <w:r w:rsidRPr="007866DC">
              <w:rPr>
                <w:rFonts w:ascii="Garamond" w:hAnsi="Garamond"/>
                <w:b/>
                <w:bCs/>
                <w:color w:val="000000"/>
              </w:rPr>
              <w:t>ANN</w:t>
            </w:r>
          </w:p>
        </w:tc>
        <w:tc>
          <w:tcPr>
            <w:tcW w:w="1480" w:type="dxa"/>
            <w:gridSpan w:val="2"/>
            <w:tcBorders>
              <w:top w:val="nil"/>
              <w:left w:val="single" w:sz="4" w:space="0" w:color="auto"/>
              <w:bottom w:val="single" w:sz="4" w:space="0" w:color="auto"/>
              <w:right w:val="nil"/>
            </w:tcBorders>
            <w:shd w:val="clear" w:color="auto" w:fill="auto"/>
            <w:noWrap/>
            <w:vAlign w:val="center"/>
            <w:hideMark/>
          </w:tcPr>
          <w:p w14:paraId="133E29D1" w14:textId="77777777" w:rsidR="00CB6356" w:rsidRPr="00E85643" w:rsidRDefault="00CB6356" w:rsidP="00551253">
            <w:pPr>
              <w:jc w:val="center"/>
              <w:rPr>
                <w:rFonts w:ascii="Garamond" w:hAnsi="Garamond"/>
                <w:color w:val="000000"/>
              </w:rPr>
            </w:pPr>
            <w:r w:rsidRPr="00E85643">
              <w:rPr>
                <w:rFonts w:ascii="Garamond" w:hAnsi="Garamond"/>
                <w:color w:val="000000"/>
              </w:rPr>
              <w:t>Training data</w:t>
            </w:r>
          </w:p>
        </w:tc>
        <w:tc>
          <w:tcPr>
            <w:tcW w:w="1060" w:type="dxa"/>
            <w:gridSpan w:val="2"/>
            <w:tcBorders>
              <w:top w:val="nil"/>
              <w:left w:val="nil"/>
              <w:bottom w:val="single" w:sz="4" w:space="0" w:color="auto"/>
              <w:right w:val="nil"/>
            </w:tcBorders>
            <w:shd w:val="clear" w:color="auto" w:fill="auto"/>
            <w:noWrap/>
            <w:vAlign w:val="center"/>
            <w:hideMark/>
          </w:tcPr>
          <w:p w14:paraId="52D6E874" w14:textId="77777777" w:rsidR="00CB6356" w:rsidRPr="00E85643" w:rsidRDefault="00CB6356" w:rsidP="00145EF5">
            <w:pPr>
              <w:ind w:right="-113"/>
              <w:jc w:val="center"/>
              <w:rPr>
                <w:rFonts w:ascii="Garamond" w:hAnsi="Garamond"/>
                <w:color w:val="000000"/>
              </w:rPr>
            </w:pPr>
            <w:r w:rsidRPr="00E85643">
              <w:rPr>
                <w:rFonts w:ascii="Garamond" w:hAnsi="Garamond"/>
                <w:color w:val="000000"/>
              </w:rPr>
              <w:t>Test data</w:t>
            </w:r>
          </w:p>
        </w:tc>
      </w:tr>
      <w:tr w:rsidR="00CB6356" w:rsidRPr="007866DC" w14:paraId="0115CECC" w14:textId="77777777" w:rsidTr="002062B9">
        <w:trPr>
          <w:gridAfter w:val="3"/>
          <w:wAfter w:w="1900" w:type="dxa"/>
          <w:trHeight w:val="340"/>
          <w:jc w:val="center"/>
        </w:trPr>
        <w:tc>
          <w:tcPr>
            <w:tcW w:w="1240" w:type="dxa"/>
            <w:tcBorders>
              <w:top w:val="nil"/>
              <w:left w:val="nil"/>
              <w:bottom w:val="double" w:sz="6" w:space="0" w:color="auto"/>
              <w:right w:val="nil"/>
            </w:tcBorders>
            <w:shd w:val="clear" w:color="auto" w:fill="auto"/>
            <w:vAlign w:val="center"/>
            <w:hideMark/>
          </w:tcPr>
          <w:p w14:paraId="3E52E197" w14:textId="77777777" w:rsidR="00CB6356" w:rsidRPr="00E85643" w:rsidRDefault="00CB6356" w:rsidP="00551253">
            <w:pPr>
              <w:jc w:val="center"/>
              <w:rPr>
                <w:rFonts w:ascii="Garamond" w:hAnsi="Garamond"/>
                <w:color w:val="000000"/>
              </w:rPr>
            </w:pPr>
            <w:r w:rsidRPr="007866DC">
              <w:rPr>
                <w:rFonts w:ascii="Garamond" w:hAnsi="Garamond"/>
                <w:color w:val="000000"/>
              </w:rPr>
              <w:t>Accuracy</w:t>
            </w:r>
          </w:p>
        </w:tc>
        <w:tc>
          <w:tcPr>
            <w:tcW w:w="1480" w:type="dxa"/>
            <w:gridSpan w:val="2"/>
            <w:tcBorders>
              <w:top w:val="nil"/>
              <w:left w:val="single" w:sz="4" w:space="0" w:color="auto"/>
              <w:bottom w:val="double" w:sz="6" w:space="0" w:color="auto"/>
              <w:right w:val="nil"/>
            </w:tcBorders>
            <w:shd w:val="clear" w:color="auto" w:fill="auto"/>
            <w:noWrap/>
            <w:vAlign w:val="center"/>
            <w:hideMark/>
          </w:tcPr>
          <w:p w14:paraId="0CA52258" w14:textId="77777777" w:rsidR="00CB6356" w:rsidRPr="00E85643" w:rsidRDefault="004B1481" w:rsidP="00551253">
            <w:pPr>
              <w:jc w:val="center"/>
              <w:rPr>
                <w:rFonts w:ascii="Garamond" w:hAnsi="Garamond"/>
                <w:color w:val="000000"/>
              </w:rPr>
            </w:pPr>
            <w:r w:rsidRPr="007866DC">
              <w:rPr>
                <w:rFonts w:ascii="Garamond" w:hAnsi="Garamond"/>
                <w:color w:val="000000"/>
              </w:rPr>
              <w:t>84.57</w:t>
            </w:r>
            <w:r w:rsidR="00CB6356" w:rsidRPr="007866DC">
              <w:rPr>
                <w:rFonts w:ascii="Garamond" w:hAnsi="Garamond"/>
                <w:color w:val="000000"/>
              </w:rPr>
              <w:t>%</w:t>
            </w:r>
          </w:p>
        </w:tc>
        <w:tc>
          <w:tcPr>
            <w:tcW w:w="1060" w:type="dxa"/>
            <w:gridSpan w:val="2"/>
            <w:tcBorders>
              <w:top w:val="nil"/>
              <w:left w:val="nil"/>
              <w:bottom w:val="double" w:sz="6" w:space="0" w:color="auto"/>
              <w:right w:val="nil"/>
            </w:tcBorders>
            <w:shd w:val="clear" w:color="auto" w:fill="auto"/>
            <w:noWrap/>
            <w:vAlign w:val="center"/>
            <w:hideMark/>
          </w:tcPr>
          <w:p w14:paraId="36233E32" w14:textId="77777777" w:rsidR="00CB6356" w:rsidRPr="00E85643" w:rsidRDefault="00CB6356" w:rsidP="00551253">
            <w:pPr>
              <w:jc w:val="center"/>
              <w:rPr>
                <w:rFonts w:ascii="Garamond" w:hAnsi="Garamond"/>
                <w:color w:val="000000"/>
              </w:rPr>
            </w:pPr>
            <w:r w:rsidRPr="007866DC">
              <w:rPr>
                <w:rFonts w:ascii="Garamond" w:hAnsi="Garamond"/>
                <w:color w:val="000000"/>
              </w:rPr>
              <w:t>8</w:t>
            </w:r>
            <w:r w:rsidR="004B1481" w:rsidRPr="007866DC">
              <w:rPr>
                <w:rFonts w:ascii="Garamond" w:hAnsi="Garamond"/>
                <w:color w:val="000000"/>
              </w:rPr>
              <w:t>4.09</w:t>
            </w:r>
            <w:r w:rsidRPr="007866DC">
              <w:rPr>
                <w:rFonts w:ascii="Garamond" w:hAnsi="Garamond"/>
                <w:color w:val="000000"/>
              </w:rPr>
              <w:t>%</w:t>
            </w:r>
          </w:p>
        </w:tc>
      </w:tr>
    </w:tbl>
    <w:p w14:paraId="3CAB184A" w14:textId="77777777" w:rsidR="00E24C84" w:rsidRPr="007866DC" w:rsidRDefault="00E24C84" w:rsidP="00E24C84">
      <w:pPr>
        <w:spacing w:line="360" w:lineRule="auto"/>
        <w:rPr>
          <w:rFonts w:ascii="Garamond" w:hAnsi="Garamond"/>
          <w:b/>
          <w:bCs/>
        </w:rPr>
      </w:pPr>
    </w:p>
    <w:p w14:paraId="0ACFA0DC" w14:textId="77777777" w:rsidR="00511380" w:rsidRPr="007866DC" w:rsidRDefault="00511380" w:rsidP="00E24C84">
      <w:pPr>
        <w:spacing w:line="360" w:lineRule="auto"/>
        <w:rPr>
          <w:rFonts w:ascii="Garamond" w:hAnsi="Garamond"/>
          <w:b/>
          <w:bCs/>
        </w:rPr>
      </w:pPr>
    </w:p>
    <w:p w14:paraId="5A5ACBEC" w14:textId="77777777" w:rsidR="00511380" w:rsidRPr="007866DC" w:rsidRDefault="00C912EA" w:rsidP="002062B9">
      <w:pPr>
        <w:spacing w:line="360" w:lineRule="auto"/>
        <w:jc w:val="center"/>
        <w:rPr>
          <w:rFonts w:ascii="Garamond" w:hAnsi="Garamond"/>
          <w:b/>
          <w:bCs/>
        </w:rPr>
      </w:pPr>
      <w:r w:rsidRPr="007866DC">
        <w:rPr>
          <w:rFonts w:ascii="Garamond" w:hAnsi="Garamond"/>
          <w:noProof/>
        </w:rPr>
        <w:drawing>
          <wp:inline distT="0" distB="0" distL="0" distR="0" wp14:anchorId="0C9D9454" wp14:editId="1450163D">
            <wp:extent cx="4572000" cy="2743200"/>
            <wp:effectExtent l="0" t="0" r="12700" b="12700"/>
            <wp:docPr id="2" name="Chart 2">
              <a:extLst xmlns:a="http://schemas.openxmlformats.org/drawingml/2006/main">
                <a:ext uri="{FF2B5EF4-FFF2-40B4-BE49-F238E27FC236}">
                  <a16:creationId xmlns:a16="http://schemas.microsoft.com/office/drawing/2014/main" id="{DDB941DF-9543-7C43-AD29-A680D0E814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84DF8D2" w14:textId="77777777" w:rsidR="00EE2DF2" w:rsidRPr="00CD50ED" w:rsidRDefault="00EE2083" w:rsidP="00E24C84">
      <w:pPr>
        <w:spacing w:line="360" w:lineRule="auto"/>
        <w:rPr>
          <w:rFonts w:ascii="Garamond" w:hAnsi="Garamond"/>
          <w:color w:val="C00000"/>
        </w:rPr>
      </w:pPr>
      <w:r>
        <w:rPr>
          <w:rFonts w:ascii="Garamond" w:hAnsi="Garamond"/>
          <w:b/>
          <w:bCs/>
        </w:rPr>
        <w:tab/>
      </w:r>
      <w:r>
        <w:rPr>
          <w:rFonts w:ascii="Garamond" w:hAnsi="Garamond"/>
        </w:rPr>
        <w:t xml:space="preserve">The </w:t>
      </w:r>
      <w:r w:rsidR="00CE7BF6">
        <w:rPr>
          <w:rFonts w:ascii="Garamond" w:hAnsi="Garamond"/>
        </w:rPr>
        <w:t>Figure---. illustrates the model accuracy comparisons, and it indicates that Random Forest performs best no matter in training data or test data.</w:t>
      </w:r>
      <w:r w:rsidR="00F10369">
        <w:rPr>
          <w:rFonts w:ascii="Garamond" w:hAnsi="Garamond"/>
        </w:rPr>
        <w:t xml:space="preserve"> Therefore, Random Forest has the best prediction accuracy compared with GLM, CART, and ANN. The ANN ranks the second, and the third is CART. The logistic regression works the worst in prediction accuracy.</w:t>
      </w:r>
      <w:r w:rsidR="00CD50ED">
        <w:rPr>
          <w:rFonts w:ascii="Garamond" w:hAnsi="Garamond"/>
        </w:rPr>
        <w:t xml:space="preserve"> (</w:t>
      </w:r>
      <w:r w:rsidR="00CD50ED">
        <w:rPr>
          <w:rFonts w:ascii="Garamond" w:hAnsi="Garamond"/>
          <w:color w:val="C00000"/>
        </w:rPr>
        <w:t>Forget to include the casual inference tree prediction results-----)</w:t>
      </w:r>
    </w:p>
    <w:p w14:paraId="124F7333" w14:textId="77777777" w:rsidR="00EE2083" w:rsidRPr="007866DC" w:rsidRDefault="00EE2083" w:rsidP="00E24C84">
      <w:pPr>
        <w:spacing w:line="360" w:lineRule="auto"/>
        <w:rPr>
          <w:rFonts w:ascii="Garamond" w:hAnsi="Garamond"/>
          <w:b/>
          <w:bCs/>
        </w:rPr>
      </w:pPr>
    </w:p>
    <w:p w14:paraId="0D031604" w14:textId="77777777" w:rsidR="00EE2DF2" w:rsidRPr="007866DC" w:rsidRDefault="00EE2DF2" w:rsidP="00E24C84">
      <w:pPr>
        <w:spacing w:line="360" w:lineRule="auto"/>
        <w:rPr>
          <w:rFonts w:ascii="Garamond" w:hAnsi="Garamond"/>
          <w:b/>
          <w:bCs/>
        </w:rPr>
      </w:pPr>
      <w:r w:rsidRPr="007866DC">
        <w:rPr>
          <w:rFonts w:ascii="Garamond" w:hAnsi="Garamond"/>
          <w:b/>
          <w:bCs/>
        </w:rPr>
        <w:tab/>
        <w:t>4.5. Casual inference</w:t>
      </w:r>
    </w:p>
    <w:p w14:paraId="4A704A8E" w14:textId="77777777" w:rsidR="00EE2DF2" w:rsidRDefault="006829DF" w:rsidP="00E24C84">
      <w:pPr>
        <w:spacing w:line="360" w:lineRule="auto"/>
        <w:rPr>
          <w:rFonts w:ascii="Garamond" w:hAnsi="Garamond"/>
          <w:b/>
          <w:bCs/>
        </w:rPr>
      </w:pPr>
      <w:commentRangeStart w:id="16"/>
      <w:r w:rsidRPr="007866DC">
        <w:rPr>
          <w:rFonts w:ascii="Garamond" w:hAnsi="Garamond"/>
          <w:b/>
          <w:bCs/>
        </w:rPr>
        <w:t>4.5.1. CIT</w:t>
      </w:r>
      <w:commentRangeEnd w:id="16"/>
      <w:r w:rsidR="008701FF">
        <w:rPr>
          <w:rStyle w:val="CommentReference"/>
        </w:rPr>
        <w:commentReference w:id="16"/>
      </w:r>
    </w:p>
    <w:p w14:paraId="50E8FEC7" w14:textId="77777777" w:rsidR="00732F30" w:rsidRPr="00732F30" w:rsidRDefault="00732F30" w:rsidP="00E24C84">
      <w:pPr>
        <w:spacing w:line="360" w:lineRule="auto"/>
        <w:rPr>
          <w:rFonts w:ascii="Garamond" w:hAnsi="Garamond"/>
        </w:rPr>
      </w:pPr>
      <w:r>
        <w:rPr>
          <w:rFonts w:ascii="Garamond" w:hAnsi="Garamond"/>
        </w:rPr>
        <w:lastRenderedPageBreak/>
        <w:tab/>
      </w:r>
      <w:r w:rsidR="002A2E30">
        <w:rPr>
          <w:rFonts w:ascii="Garamond" w:hAnsi="Garamond"/>
        </w:rPr>
        <w:t xml:space="preserve">CIT solves the problems of CART, including overfitting, selection bias towards the covariates, interpretation difficulties, no concept of statistical significance in terms of variable selection. CIT does unbiased variable selection, and it structured differently from trees partitioned with exhaustive search procedures </w:t>
      </w:r>
      <w:r w:rsidR="002A2E30" w:rsidRPr="00E23C6B">
        <w:rPr>
          <w:rFonts w:ascii="Garamond" w:hAnsi="Garamond"/>
          <w:color w:val="C00000"/>
        </w:rPr>
        <w:t>(</w:t>
      </w:r>
      <w:r w:rsidR="00E23C6B" w:rsidRPr="00E23C6B">
        <w:rPr>
          <w:rFonts w:ascii="Garamond" w:hAnsi="Garamond"/>
          <w:color w:val="C00000"/>
        </w:rPr>
        <w:t>Needs further knowledge and investigation</w:t>
      </w:r>
      <w:r w:rsidR="002A2E30" w:rsidRPr="00E23C6B">
        <w:rPr>
          <w:rFonts w:ascii="Garamond" w:hAnsi="Garamond"/>
          <w:color w:val="C00000"/>
        </w:rPr>
        <w:t>------</w:t>
      </w:r>
      <w:r w:rsidR="00E23C6B">
        <w:rPr>
          <w:rFonts w:ascii="Garamond" w:hAnsi="Garamond"/>
          <w:color w:val="C00000"/>
        </w:rPr>
        <w:t xml:space="preserve">Maybe ask </w:t>
      </w:r>
      <w:proofErr w:type="spellStart"/>
      <w:r w:rsidR="00E23C6B">
        <w:rPr>
          <w:rFonts w:ascii="Garamond" w:hAnsi="Garamond"/>
          <w:color w:val="C00000"/>
        </w:rPr>
        <w:t>Shledon</w:t>
      </w:r>
      <w:proofErr w:type="spellEnd"/>
      <w:r w:rsidR="002A2E30" w:rsidRPr="00E23C6B">
        <w:rPr>
          <w:rFonts w:ascii="Garamond" w:hAnsi="Garamond"/>
          <w:color w:val="C00000"/>
        </w:rPr>
        <w:t>).</w:t>
      </w:r>
    </w:p>
    <w:p w14:paraId="1583064A" w14:textId="77777777" w:rsidR="00D41D67" w:rsidRDefault="006829DF" w:rsidP="00E24C84">
      <w:pPr>
        <w:spacing w:line="360" w:lineRule="auto"/>
        <w:rPr>
          <w:rFonts w:ascii="Garamond" w:hAnsi="Garamond"/>
          <w:b/>
          <w:bCs/>
        </w:rPr>
      </w:pPr>
      <w:commentRangeStart w:id="17"/>
      <w:r w:rsidRPr="007866DC">
        <w:rPr>
          <w:rFonts w:ascii="Garamond" w:hAnsi="Garamond"/>
          <w:b/>
          <w:bCs/>
          <w:noProof/>
        </w:rPr>
        <w:drawing>
          <wp:inline distT="0" distB="0" distL="0" distR="0" wp14:anchorId="576A9EED" wp14:editId="305FD5FF">
            <wp:extent cx="5274644" cy="43955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tree_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9461" cy="4399551"/>
                    </a:xfrm>
                    <a:prstGeom prst="rect">
                      <a:avLst/>
                    </a:prstGeom>
                  </pic:spPr>
                </pic:pic>
              </a:graphicData>
            </a:graphic>
          </wp:inline>
        </w:drawing>
      </w:r>
      <w:commentRangeEnd w:id="17"/>
      <w:r w:rsidR="008701FF">
        <w:rPr>
          <w:rStyle w:val="CommentReference"/>
        </w:rPr>
        <w:commentReference w:id="17"/>
      </w:r>
    </w:p>
    <w:p w14:paraId="5E95113C" w14:textId="77777777" w:rsidR="00D41D67" w:rsidRPr="00E26E79" w:rsidRDefault="00D41D67" w:rsidP="00E24C84">
      <w:pPr>
        <w:spacing w:line="360" w:lineRule="auto"/>
        <w:rPr>
          <w:rFonts w:ascii="Garamond" w:hAnsi="Garamond"/>
          <w:b/>
          <w:bCs/>
          <w:color w:val="C00000"/>
        </w:rPr>
      </w:pPr>
      <w:r>
        <w:rPr>
          <w:rFonts w:ascii="Garamond" w:hAnsi="Garamond"/>
          <w:b/>
          <w:bCs/>
        </w:rPr>
        <w:t>4.5.2 Logistic regression</w:t>
      </w:r>
      <w:r w:rsidR="00E26E79">
        <w:rPr>
          <w:rFonts w:ascii="Garamond" w:hAnsi="Garamond"/>
          <w:b/>
          <w:bCs/>
        </w:rPr>
        <w:t>(</w:t>
      </w:r>
      <w:r w:rsidR="00E26E79">
        <w:rPr>
          <w:rFonts w:ascii="Garamond" w:hAnsi="Garamond"/>
          <w:b/>
          <w:bCs/>
          <w:color w:val="C00000"/>
        </w:rPr>
        <w:t>Needs further investigation for significance test Wald?)</w:t>
      </w:r>
    </w:p>
    <w:p w14:paraId="17C30829" w14:textId="77777777" w:rsidR="00133416" w:rsidRPr="00133416" w:rsidRDefault="00133416" w:rsidP="00E24C84">
      <w:pPr>
        <w:spacing w:line="360" w:lineRule="auto"/>
        <w:rPr>
          <w:rFonts w:ascii="Garamond" w:hAnsi="Garamond"/>
        </w:rPr>
      </w:pPr>
      <w:r>
        <w:rPr>
          <w:rFonts w:ascii="Garamond" w:hAnsi="Garamond"/>
          <w:b/>
          <w:bCs/>
        </w:rPr>
        <w:tab/>
      </w:r>
      <w:r>
        <w:rPr>
          <w:rFonts w:ascii="Garamond" w:hAnsi="Garamond"/>
        </w:rPr>
        <w:t xml:space="preserve">In order to analyze casual inference, the test of significance of each covariate is in real need, and thus I conducted a </w:t>
      </w:r>
      <w:r w:rsidR="00E2564D">
        <w:rPr>
          <w:rFonts w:ascii="Garamond" w:hAnsi="Garamond"/>
        </w:rPr>
        <w:t>likelihood ratio test</w:t>
      </w:r>
      <w:r>
        <w:rPr>
          <w:rFonts w:ascii="Garamond" w:hAnsi="Garamond"/>
        </w:rPr>
        <w:t xml:space="preserve">. The test </w:t>
      </w:r>
      <w:r w:rsidR="00E2564D">
        <w:rPr>
          <w:rFonts w:ascii="Garamond" w:hAnsi="Garamond"/>
        </w:rPr>
        <w:t xml:space="preserve">uses chi-squared distribution to calculate p-values, and </w:t>
      </w:r>
      <w:r>
        <w:rPr>
          <w:rFonts w:ascii="Garamond" w:hAnsi="Garamond"/>
        </w:rPr>
        <w:t>adds one predictor at a time and compares nested models with increasing complexity against the full model sequentially</w:t>
      </w:r>
      <w:r w:rsidR="00E2564D">
        <w:rPr>
          <w:rFonts w:ascii="Garamond" w:hAnsi="Garamond"/>
        </w:rPr>
        <w:t xml:space="preserve">. The Table---. below shows that </w:t>
      </w:r>
      <w:commentRangeStart w:id="18"/>
      <w:r w:rsidR="00E2564D">
        <w:rPr>
          <w:rFonts w:ascii="Garamond" w:hAnsi="Garamond"/>
        </w:rPr>
        <w:t xml:space="preserve">age, job, marital, education, default, contact, month, </w:t>
      </w:r>
      <w:proofErr w:type="spellStart"/>
      <w:r w:rsidR="00E2564D">
        <w:rPr>
          <w:rFonts w:ascii="Garamond" w:hAnsi="Garamond"/>
        </w:rPr>
        <w:t>day_of_week</w:t>
      </w:r>
      <w:proofErr w:type="spellEnd"/>
      <w:r w:rsidR="00E2564D">
        <w:rPr>
          <w:rFonts w:ascii="Garamond" w:hAnsi="Garamond"/>
        </w:rPr>
        <w:t xml:space="preserve">, </w:t>
      </w:r>
      <w:proofErr w:type="spellStart"/>
      <w:r w:rsidR="00E2564D">
        <w:rPr>
          <w:rFonts w:ascii="Garamond" w:hAnsi="Garamond"/>
        </w:rPr>
        <w:t>pdays</w:t>
      </w:r>
      <w:proofErr w:type="spellEnd"/>
      <w:r w:rsidR="00E2564D">
        <w:rPr>
          <w:rFonts w:ascii="Garamond" w:hAnsi="Garamond"/>
        </w:rPr>
        <w:t xml:space="preserve">, </w:t>
      </w:r>
      <w:proofErr w:type="spellStart"/>
      <w:r w:rsidR="00E2564D">
        <w:rPr>
          <w:rFonts w:ascii="Garamond" w:hAnsi="Garamond"/>
        </w:rPr>
        <w:t>poutcome</w:t>
      </w:r>
      <w:proofErr w:type="spellEnd"/>
      <w:r w:rsidR="00E2564D">
        <w:rPr>
          <w:rFonts w:ascii="Garamond" w:hAnsi="Garamond"/>
        </w:rPr>
        <w:t xml:space="preserve">, </w:t>
      </w:r>
      <w:proofErr w:type="spellStart"/>
      <w:r w:rsidR="00E2564D">
        <w:rPr>
          <w:rFonts w:ascii="Garamond" w:hAnsi="Garamond"/>
        </w:rPr>
        <w:t>emp.var.rate</w:t>
      </w:r>
      <w:proofErr w:type="spellEnd"/>
      <w:r w:rsidR="00E2564D">
        <w:rPr>
          <w:rFonts w:ascii="Garamond" w:hAnsi="Garamond"/>
        </w:rPr>
        <w:t xml:space="preserve">, </w:t>
      </w:r>
      <w:proofErr w:type="spellStart"/>
      <w:r w:rsidR="00E2564D">
        <w:rPr>
          <w:rFonts w:ascii="Garamond" w:hAnsi="Garamond"/>
        </w:rPr>
        <w:t>cons.conf.idx</w:t>
      </w:r>
      <w:proofErr w:type="spellEnd"/>
      <w:r w:rsidR="00E2564D">
        <w:rPr>
          <w:rFonts w:ascii="Garamond" w:hAnsi="Garamond"/>
        </w:rPr>
        <w:t xml:space="preserve">, euribor3m, </w:t>
      </w:r>
      <w:proofErr w:type="spellStart"/>
      <w:r w:rsidR="00E2564D">
        <w:rPr>
          <w:rFonts w:ascii="Garamond" w:hAnsi="Garamond"/>
        </w:rPr>
        <w:t>nr.employed</w:t>
      </w:r>
      <w:proofErr w:type="spellEnd"/>
      <w:r w:rsidR="00E2564D">
        <w:rPr>
          <w:rFonts w:ascii="Garamond" w:hAnsi="Garamond"/>
        </w:rPr>
        <w:t xml:space="preserve"> are significant</w:t>
      </w:r>
      <w:commentRangeEnd w:id="18"/>
      <w:r w:rsidR="008701FF">
        <w:rPr>
          <w:rStyle w:val="CommentReference"/>
        </w:rPr>
        <w:commentReference w:id="18"/>
      </w:r>
      <w:r w:rsidR="00E2564D">
        <w:rPr>
          <w:rFonts w:ascii="Garamond" w:hAnsi="Garamond"/>
        </w:rPr>
        <w:t xml:space="preserve">. We should consider </w:t>
      </w:r>
    </w:p>
    <w:p w14:paraId="301CCCCF" w14:textId="77777777" w:rsidR="00D41D67" w:rsidRDefault="00D41D67" w:rsidP="00690AB6">
      <w:pPr>
        <w:spacing w:line="360" w:lineRule="auto"/>
        <w:jc w:val="center"/>
        <w:rPr>
          <w:rFonts w:ascii="Garamond" w:hAnsi="Garamond"/>
          <w:b/>
          <w:bCs/>
        </w:rPr>
      </w:pPr>
      <w:r>
        <w:rPr>
          <w:rFonts w:ascii="Garamond" w:hAnsi="Garamond"/>
          <w:b/>
          <w:bCs/>
          <w:noProof/>
        </w:rPr>
        <w:lastRenderedPageBreak/>
        <w:drawing>
          <wp:inline distT="0" distB="0" distL="0" distR="0" wp14:anchorId="21D067DE" wp14:editId="532D77A7">
            <wp:extent cx="3669116" cy="447630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16 at 21.34.07.png"/>
                    <pic:cNvPicPr/>
                  </pic:nvPicPr>
                  <pic:blipFill rotWithShape="1">
                    <a:blip r:embed="rId16" cstate="print">
                      <a:extLst>
                        <a:ext uri="{28A0092B-C50C-407E-A947-70E740481C1C}">
                          <a14:useLocalDpi xmlns:a14="http://schemas.microsoft.com/office/drawing/2010/main" val="0"/>
                        </a:ext>
                      </a:extLst>
                    </a:blip>
                    <a:srcRect t="1040" r="2315"/>
                    <a:stretch/>
                  </pic:blipFill>
                  <pic:spPr bwMode="auto">
                    <a:xfrm>
                      <a:off x="0" y="0"/>
                      <a:ext cx="3733936" cy="4555387"/>
                    </a:xfrm>
                    <a:prstGeom prst="rect">
                      <a:avLst/>
                    </a:prstGeom>
                    <a:ln>
                      <a:noFill/>
                    </a:ln>
                    <a:extLst>
                      <a:ext uri="{53640926-AAD7-44D8-BBD7-CCE9431645EC}">
                        <a14:shadowObscured xmlns:a14="http://schemas.microsoft.com/office/drawing/2010/main"/>
                      </a:ext>
                    </a:extLst>
                  </pic:spPr>
                </pic:pic>
              </a:graphicData>
            </a:graphic>
          </wp:inline>
        </w:drawing>
      </w:r>
    </w:p>
    <w:p w14:paraId="5BE9F8B7" w14:textId="77777777" w:rsidR="00E206C6" w:rsidRDefault="00E206C6" w:rsidP="00133416">
      <w:pPr>
        <w:spacing w:line="360" w:lineRule="auto"/>
        <w:rPr>
          <w:rFonts w:ascii="Garamond" w:hAnsi="Garamond"/>
          <w:b/>
          <w:bCs/>
        </w:rPr>
      </w:pPr>
    </w:p>
    <w:p w14:paraId="39F76450" w14:textId="1D3F0A59" w:rsidR="00690AB6" w:rsidRDefault="00690AB6" w:rsidP="00E24C84">
      <w:pPr>
        <w:spacing w:line="360" w:lineRule="auto"/>
        <w:rPr>
          <w:rFonts w:ascii="Garamond" w:hAnsi="Garamond"/>
          <w:b/>
          <w:bCs/>
          <w:color w:val="C00000"/>
        </w:rPr>
      </w:pPr>
      <w:r>
        <w:rPr>
          <w:rFonts w:ascii="Garamond" w:hAnsi="Garamond"/>
          <w:b/>
          <w:bCs/>
        </w:rPr>
        <w:t xml:space="preserve">4.5.3. </w:t>
      </w:r>
      <w:commentRangeStart w:id="19"/>
      <w:r w:rsidR="00D82ACE">
        <w:rPr>
          <w:rFonts w:ascii="Garamond" w:hAnsi="Garamond"/>
          <w:b/>
          <w:bCs/>
        </w:rPr>
        <w:t xml:space="preserve">Deep </w:t>
      </w:r>
      <w:r>
        <w:rPr>
          <w:rFonts w:ascii="Garamond" w:hAnsi="Garamond"/>
          <w:b/>
          <w:bCs/>
        </w:rPr>
        <w:t>IV</w:t>
      </w:r>
      <w:commentRangeEnd w:id="19"/>
      <w:r w:rsidR="008701FF">
        <w:rPr>
          <w:rStyle w:val="CommentReference"/>
        </w:rPr>
        <w:commentReference w:id="19"/>
      </w:r>
      <w:r w:rsidR="007D79CB">
        <w:rPr>
          <w:rFonts w:ascii="Garamond" w:hAnsi="Garamond"/>
          <w:b/>
          <w:bCs/>
        </w:rPr>
        <w:t>(</w:t>
      </w:r>
      <w:r w:rsidR="00E26E79" w:rsidRPr="00E26E79">
        <w:rPr>
          <w:rFonts w:ascii="Garamond" w:hAnsi="Garamond"/>
          <w:b/>
          <w:bCs/>
          <w:color w:val="C00000"/>
        </w:rPr>
        <w:t>Not familiar with this concept,</w:t>
      </w:r>
      <w:r w:rsidR="00E26E79">
        <w:rPr>
          <w:rFonts w:ascii="Garamond" w:hAnsi="Garamond"/>
          <w:b/>
          <w:bCs/>
        </w:rPr>
        <w:t xml:space="preserve"> </w:t>
      </w:r>
      <w:r w:rsidR="00E26E79">
        <w:rPr>
          <w:rFonts w:ascii="Garamond" w:hAnsi="Garamond"/>
          <w:b/>
          <w:bCs/>
          <w:color w:val="C00000"/>
        </w:rPr>
        <w:t xml:space="preserve">prepare </w:t>
      </w:r>
      <w:r w:rsidR="007D79CB">
        <w:rPr>
          <w:rFonts w:ascii="Garamond" w:hAnsi="Garamond"/>
          <w:b/>
          <w:bCs/>
          <w:color w:val="C00000"/>
        </w:rPr>
        <w:t>to ask Sheldon)</w:t>
      </w:r>
    </w:p>
    <w:p w14:paraId="167CC702" w14:textId="20D86BB7" w:rsidR="005A6710" w:rsidRDefault="005A6710" w:rsidP="00E24C84">
      <w:pPr>
        <w:spacing w:line="360" w:lineRule="auto"/>
        <w:rPr>
          <w:rFonts w:ascii="Garamond" w:hAnsi="Garamond"/>
          <w:b/>
          <w:bCs/>
          <w:color w:val="C00000"/>
        </w:rPr>
      </w:pPr>
    </w:p>
    <w:p w14:paraId="5983A79F" w14:textId="77777777" w:rsidR="005A6710" w:rsidRDefault="005A6710" w:rsidP="005A6710">
      <w:pPr>
        <w:rPr>
          <w:ins w:id="20" w:author="Guanming Shi" w:date="2019-10-23T15:24:00Z"/>
        </w:rPr>
      </w:pPr>
      <w:ins w:id="21" w:author="Guanming Shi" w:date="2019-10-23T15:24:00Z">
        <w:r>
          <w:t>General Comments:</w:t>
        </w:r>
      </w:ins>
    </w:p>
    <w:p w14:paraId="2AC26E08" w14:textId="77777777" w:rsidR="005A6710" w:rsidRDefault="005A6710" w:rsidP="005A6710">
      <w:pPr>
        <w:rPr>
          <w:ins w:id="22" w:author="Guanming Shi" w:date="2019-10-23T15:24:00Z"/>
        </w:rPr>
      </w:pPr>
    </w:p>
    <w:p w14:paraId="0003F8A2" w14:textId="77777777" w:rsidR="005A6710" w:rsidRDefault="005A6710" w:rsidP="005A6710">
      <w:pPr>
        <w:rPr>
          <w:ins w:id="23" w:author="Guanming Shi" w:date="2019-10-23T15:24:00Z"/>
        </w:rPr>
      </w:pPr>
      <w:ins w:id="24" w:author="Guanming Shi" w:date="2019-10-23T15:24:00Z">
        <w:r>
          <w:t>Please refer to my slides talking about how to present your research in paper and in presentation. Clarity is the top priority! Define variable before using them (or concurrently); define terms immediately when you introduce them; explain table/figure first before show them;…</w:t>
        </w:r>
      </w:ins>
    </w:p>
    <w:p w14:paraId="33661C85" w14:textId="77777777" w:rsidR="005A6710" w:rsidRDefault="005A6710" w:rsidP="005A6710">
      <w:pPr>
        <w:rPr>
          <w:ins w:id="25" w:author="Guanming Shi" w:date="2019-10-23T15:24:00Z"/>
        </w:rPr>
      </w:pPr>
    </w:p>
    <w:p w14:paraId="63562AFE" w14:textId="2A2B08E2" w:rsidR="005A6710" w:rsidRDefault="005A6710" w:rsidP="005A6710">
      <w:pPr>
        <w:rPr>
          <w:ins w:id="26" w:author="Guanming Shi" w:date="2019-10-23T15:27:00Z"/>
        </w:rPr>
      </w:pPr>
      <w:ins w:id="27" w:author="Guanming Shi" w:date="2019-10-23T15:24:00Z">
        <w:r>
          <w:t xml:space="preserve">What is the purpose of your project? I thought you have a well </w:t>
        </w:r>
      </w:ins>
      <w:ins w:id="28" w:author="Guanming Shi" w:date="2019-10-23T15:25:00Z">
        <w:r>
          <w:t xml:space="preserve">defined research question and you just need to show that the answers you deliver to the questions are </w:t>
        </w:r>
      </w:ins>
      <w:ins w:id="29" w:author="Guanming Shi" w:date="2019-10-23T15:26:00Z">
        <w:r>
          <w:t xml:space="preserve">solid and well grounded. I don’t think you need to show case all possible models that you can think of. You need to choose one to be “THE ONE” model that you will use and you can say that you tried others and here is why this one </w:t>
        </w:r>
      </w:ins>
      <w:ins w:id="30" w:author="Guanming Shi" w:date="2019-10-23T15:27:00Z">
        <w:r>
          <w:t>stands out.</w:t>
        </w:r>
      </w:ins>
    </w:p>
    <w:p w14:paraId="50009A8C" w14:textId="77777777" w:rsidR="005A6710" w:rsidRDefault="005A6710" w:rsidP="005A6710">
      <w:pPr>
        <w:rPr>
          <w:ins w:id="31" w:author="Guanming Shi" w:date="2019-10-23T15:24:00Z"/>
        </w:rPr>
      </w:pPr>
      <w:bookmarkStart w:id="32" w:name="_GoBack"/>
      <w:bookmarkEnd w:id="32"/>
    </w:p>
    <w:p w14:paraId="6F60E099" w14:textId="729543C7" w:rsidR="005A6710" w:rsidRDefault="005A6710" w:rsidP="005A6710">
      <w:pPr>
        <w:rPr>
          <w:ins w:id="33" w:author="Guanming Shi" w:date="2019-10-23T15:24:00Z"/>
        </w:rPr>
      </w:pPr>
      <w:ins w:id="34" w:author="Guanming Shi" w:date="2019-10-23T15:24:00Z">
        <w:r>
          <w:t xml:space="preserve">You need to show the flow of thoughts in constructing your regression model. Starting with your research questions, then data, then how that leads to your model selection and the final econometrics model that you will estimate. You may identify the econometric issues in the model construction (e.g. variable endogeneity) and how you will deal with it. You will (very </w:t>
        </w:r>
        <w:r>
          <w:lastRenderedPageBreak/>
          <w:t>likely) encounter other econometric issues in executing the regression (e.g. homoskedasticity test, weak instrument test…) and you need to figure out how to deal with those issues, which will be part of your next assignment.</w:t>
        </w:r>
      </w:ins>
    </w:p>
    <w:p w14:paraId="29A90840" w14:textId="77777777" w:rsidR="005A6710" w:rsidRPr="007D79CB" w:rsidRDefault="005A6710" w:rsidP="00E24C84">
      <w:pPr>
        <w:spacing w:line="360" w:lineRule="auto"/>
        <w:rPr>
          <w:rFonts w:ascii="Garamond" w:hAnsi="Garamond"/>
          <w:b/>
          <w:bCs/>
          <w:color w:val="C00000"/>
        </w:rPr>
      </w:pPr>
    </w:p>
    <w:sectPr w:rsidR="005A6710" w:rsidRPr="007D79CB" w:rsidSect="00D970E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ornelia Ilin" w:date="2019-10-23T11:29:00Z" w:initials="CI">
    <w:p w14:paraId="67A160B1" w14:textId="77777777" w:rsidR="00326F33" w:rsidRDefault="00326F33">
      <w:pPr>
        <w:pStyle w:val="CommentText"/>
      </w:pPr>
      <w:r>
        <w:rPr>
          <w:rStyle w:val="CommentReference"/>
        </w:rPr>
        <w:annotationRef/>
      </w:r>
      <w:r>
        <w:t>What do you mean by balanced data?</w:t>
      </w:r>
    </w:p>
  </w:comment>
  <w:comment w:id="1" w:author="Cornelia Ilin" w:date="2019-10-23T11:29:00Z" w:initials="CI">
    <w:p w14:paraId="350743F6" w14:textId="77777777" w:rsidR="00326F33" w:rsidRDefault="00326F33">
      <w:pPr>
        <w:pStyle w:val="CommentText"/>
      </w:pPr>
      <w:r>
        <w:rPr>
          <w:rStyle w:val="CommentReference"/>
        </w:rPr>
        <w:annotationRef/>
      </w:r>
      <w:r>
        <w:t>How do you choose the percentage that goes into the training set? Arbitrary selection?</w:t>
      </w:r>
    </w:p>
  </w:comment>
  <w:comment w:id="2" w:author="Cornelia Ilin" w:date="2019-10-23T11:32:00Z" w:initials="CI">
    <w:p w14:paraId="72C71027" w14:textId="77777777" w:rsidR="00326F33" w:rsidRDefault="00326F33">
      <w:pPr>
        <w:pStyle w:val="CommentText"/>
      </w:pPr>
      <w:r>
        <w:rPr>
          <w:rStyle w:val="CommentReference"/>
        </w:rPr>
        <w:annotationRef/>
      </w:r>
      <w:r>
        <w:t>Do you mean the Type I and II errors table?</w:t>
      </w:r>
    </w:p>
  </w:comment>
  <w:comment w:id="3" w:author="Cornelia Ilin" w:date="2019-10-23T11:33:00Z" w:initials="CI">
    <w:p w14:paraId="59C39590" w14:textId="77777777" w:rsidR="00326F33" w:rsidRDefault="00326F33">
      <w:pPr>
        <w:pStyle w:val="CommentText"/>
      </w:pPr>
      <w:r>
        <w:rPr>
          <w:rStyle w:val="CommentReference"/>
        </w:rPr>
        <w:annotationRef/>
      </w:r>
      <w:r>
        <w:t>I don’t understand what is the point of using a confusion matrix. Can we do the same thing by looking at the MSE of the test set?</w:t>
      </w:r>
    </w:p>
  </w:comment>
  <w:comment w:id="4" w:author="Cornelia Ilin" w:date="2019-10-23T11:47:00Z" w:initials="CI">
    <w:p w14:paraId="3F4D96A5" w14:textId="77777777" w:rsidR="003156A3" w:rsidRDefault="003156A3">
      <w:pPr>
        <w:pStyle w:val="CommentText"/>
      </w:pPr>
      <w:r>
        <w:rPr>
          <w:rStyle w:val="CommentReference"/>
        </w:rPr>
        <w:annotationRef/>
      </w:r>
      <w:r>
        <w:t>Define GLM as well</w:t>
      </w:r>
    </w:p>
  </w:comment>
  <w:comment w:id="5" w:author="Cornelia Ilin" w:date="2019-10-23T11:34:00Z" w:initials="CI">
    <w:p w14:paraId="1E990FE9" w14:textId="77777777" w:rsidR="00326F33" w:rsidRDefault="00326F33">
      <w:pPr>
        <w:pStyle w:val="CommentText"/>
      </w:pPr>
      <w:r>
        <w:rPr>
          <w:rStyle w:val="CommentReference"/>
        </w:rPr>
        <w:annotationRef/>
      </w:r>
      <w:r>
        <w:t>I don’t think the point is to test all the models you have heard about… the point is to run the model that makes most sense for your data. I don’t see why you need a GLM, or IV for this study…</w:t>
      </w:r>
    </w:p>
  </w:comment>
  <w:comment w:id="6" w:author="Cornelia Ilin" w:date="2019-10-23T11:35:00Z" w:initials="CI">
    <w:p w14:paraId="71041A8F" w14:textId="77777777" w:rsidR="00326F33" w:rsidRDefault="00326F33">
      <w:pPr>
        <w:pStyle w:val="CommentText"/>
      </w:pPr>
      <w:r>
        <w:rPr>
          <w:rStyle w:val="CommentReference"/>
        </w:rPr>
        <w:annotationRef/>
      </w:r>
      <w:r>
        <w:t>Completely confused. Did you identify any endogeneity problems with your data?</w:t>
      </w:r>
      <w:r w:rsidR="0019493C">
        <w:t xml:space="preserve"> What will be the problematic variable that causes correlation with the </w:t>
      </w:r>
      <w:proofErr w:type="spellStart"/>
      <w:r w:rsidR="0019493C">
        <w:t>unobservables</w:t>
      </w:r>
      <w:proofErr w:type="spellEnd"/>
      <w:r w:rsidR="0019493C">
        <w:t>?</w:t>
      </w:r>
    </w:p>
  </w:comment>
  <w:comment w:id="7" w:author="Cornelia Ilin" w:date="2019-10-23T11:47:00Z" w:initials="CI">
    <w:p w14:paraId="457BD3A3" w14:textId="77777777" w:rsidR="003156A3" w:rsidRDefault="003156A3">
      <w:pPr>
        <w:pStyle w:val="CommentText"/>
      </w:pPr>
      <w:r>
        <w:rPr>
          <w:rStyle w:val="CommentReference"/>
        </w:rPr>
        <w:annotationRef/>
      </w:r>
      <w:r>
        <w:t>Spell out the name</w:t>
      </w:r>
    </w:p>
  </w:comment>
  <w:comment w:id="8" w:author="Cornelia Ilin" w:date="2019-10-23T11:49:00Z" w:initials="CI">
    <w:p w14:paraId="3A72FF70" w14:textId="77777777" w:rsidR="003156A3" w:rsidRDefault="003156A3">
      <w:pPr>
        <w:pStyle w:val="CommentText"/>
      </w:pPr>
      <w:r>
        <w:rPr>
          <w:rStyle w:val="CommentReference"/>
        </w:rPr>
        <w:annotationRef/>
      </w:r>
      <w:r>
        <w:t>I don’t understand what are your predictor variables…</w:t>
      </w:r>
    </w:p>
  </w:comment>
  <w:comment w:id="9" w:author="Cornelia Ilin" w:date="2019-10-23T11:48:00Z" w:initials="CI">
    <w:p w14:paraId="68BE42C1" w14:textId="77777777" w:rsidR="003156A3" w:rsidRDefault="003156A3">
      <w:pPr>
        <w:pStyle w:val="CommentText"/>
      </w:pPr>
      <w:r>
        <w:rPr>
          <w:rStyle w:val="CommentReference"/>
        </w:rPr>
        <w:annotationRef/>
      </w:r>
      <w:r>
        <w:t>What do dashes represent here?</w:t>
      </w:r>
    </w:p>
  </w:comment>
  <w:comment w:id="10" w:author="Cornelia Ilin" w:date="2019-10-23T11:49:00Z" w:initials="CI">
    <w:p w14:paraId="6613C27F" w14:textId="77777777" w:rsidR="003156A3" w:rsidRDefault="003156A3">
      <w:pPr>
        <w:pStyle w:val="CommentText"/>
      </w:pPr>
      <w:r>
        <w:rPr>
          <w:rStyle w:val="CommentReference"/>
        </w:rPr>
        <w:annotationRef/>
      </w:r>
      <w:r>
        <w:t>I don’t see your MSE results…</w:t>
      </w:r>
    </w:p>
  </w:comment>
  <w:comment w:id="11" w:author="Cornelia Ilin" w:date="2019-10-23T11:53:00Z" w:initials="CI">
    <w:p w14:paraId="1F1980EB" w14:textId="77777777" w:rsidR="003156A3" w:rsidRDefault="003156A3">
      <w:pPr>
        <w:pStyle w:val="CommentText"/>
      </w:pPr>
      <w:r>
        <w:rPr>
          <w:rStyle w:val="CommentReference"/>
        </w:rPr>
        <w:annotationRef/>
      </w:r>
      <w:r>
        <w:t>What is the most important variable that determines the choice? Defined the variables at each node…</w:t>
      </w:r>
    </w:p>
  </w:comment>
  <w:comment w:id="12" w:author="Cornelia Ilin" w:date="2019-10-23T11:54:00Z" w:initials="CI">
    <w:p w14:paraId="307377BC" w14:textId="77777777" w:rsidR="003156A3" w:rsidRDefault="003156A3">
      <w:pPr>
        <w:pStyle w:val="CommentText"/>
      </w:pPr>
      <w:r>
        <w:rPr>
          <w:rStyle w:val="CommentReference"/>
        </w:rPr>
        <w:annotationRef/>
      </w:r>
      <w:r>
        <w:t>Had to scroll up multiple times to see what these acronyms stand for…</w:t>
      </w:r>
    </w:p>
  </w:comment>
  <w:comment w:id="13" w:author="Cornelia Ilin" w:date="2019-10-23T11:57:00Z" w:initials="CI">
    <w:p w14:paraId="58C54242" w14:textId="77777777" w:rsidR="003156A3" w:rsidRDefault="003156A3">
      <w:pPr>
        <w:pStyle w:val="CommentText"/>
      </w:pPr>
      <w:r>
        <w:rPr>
          <w:rStyle w:val="CommentReference"/>
        </w:rPr>
        <w:annotationRef/>
      </w:r>
      <w:r>
        <w:t>Define… how many bootstraps did you do?</w:t>
      </w:r>
    </w:p>
  </w:comment>
  <w:comment w:id="14" w:author="Cornelia Ilin" w:date="2019-10-23T11:55:00Z" w:initials="CI">
    <w:p w14:paraId="228BCB73" w14:textId="77777777" w:rsidR="003156A3" w:rsidRDefault="003156A3">
      <w:pPr>
        <w:pStyle w:val="CommentText"/>
      </w:pPr>
      <w:r>
        <w:rPr>
          <w:rStyle w:val="CommentReference"/>
        </w:rPr>
        <w:annotationRef/>
      </w:r>
      <w:r>
        <w:t>How do you compute this?</w:t>
      </w:r>
    </w:p>
  </w:comment>
  <w:comment w:id="15" w:author="Cornelia Ilin" w:date="2019-10-23T11:55:00Z" w:initials="CI">
    <w:p w14:paraId="6808BCB6" w14:textId="77777777" w:rsidR="003156A3" w:rsidRDefault="003156A3">
      <w:pPr>
        <w:pStyle w:val="CommentText"/>
      </w:pPr>
      <w:r>
        <w:rPr>
          <w:rStyle w:val="CommentReference"/>
        </w:rPr>
        <w:annotationRef/>
      </w:r>
      <w:r>
        <w:t>What do you mean by pruning the tree?</w:t>
      </w:r>
    </w:p>
  </w:comment>
  <w:comment w:id="16" w:author="Cornelia Ilin" w:date="2019-10-23T11:58:00Z" w:initials="CI">
    <w:p w14:paraId="323C8C54" w14:textId="77777777" w:rsidR="008701FF" w:rsidRDefault="008701FF">
      <w:pPr>
        <w:pStyle w:val="CommentText"/>
      </w:pPr>
      <w:r>
        <w:rPr>
          <w:rStyle w:val="CommentReference"/>
        </w:rPr>
        <w:annotationRef/>
      </w:r>
      <w:r>
        <w:t>I don’t think this is a causal inference model?</w:t>
      </w:r>
    </w:p>
  </w:comment>
  <w:comment w:id="17" w:author="Cornelia Ilin" w:date="2019-10-23T11:59:00Z" w:initials="CI">
    <w:p w14:paraId="57E02FCE" w14:textId="77777777" w:rsidR="008701FF" w:rsidRDefault="008701FF">
      <w:pPr>
        <w:pStyle w:val="CommentText"/>
      </w:pPr>
      <w:r>
        <w:rPr>
          <w:rStyle w:val="CommentReference"/>
        </w:rPr>
        <w:annotationRef/>
      </w:r>
      <w:r>
        <w:t>I cannot see anything…</w:t>
      </w:r>
    </w:p>
  </w:comment>
  <w:comment w:id="18" w:author="Cornelia Ilin" w:date="2019-10-23T11:59:00Z" w:initials="CI">
    <w:p w14:paraId="4E96E201" w14:textId="77777777" w:rsidR="008701FF" w:rsidRDefault="008701FF">
      <w:pPr>
        <w:pStyle w:val="CommentText"/>
      </w:pPr>
      <w:r>
        <w:rPr>
          <w:rStyle w:val="CommentReference"/>
        </w:rPr>
        <w:annotationRef/>
      </w:r>
      <w:r>
        <w:t>I only got to read about the variables used in the model at the end of the doc. This should go at the top</w:t>
      </w:r>
    </w:p>
  </w:comment>
  <w:comment w:id="19" w:author="Cornelia Ilin" w:date="2019-10-23T12:00:00Z" w:initials="CI">
    <w:p w14:paraId="0D6916FC" w14:textId="77777777" w:rsidR="008701FF" w:rsidRDefault="008701FF">
      <w:pPr>
        <w:pStyle w:val="CommentText"/>
      </w:pPr>
      <w:r>
        <w:rPr>
          <w:rStyle w:val="CommentReference"/>
        </w:rPr>
        <w:annotationRef/>
      </w:r>
      <w:r>
        <w:t>What is the point to use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A160B1" w15:done="0"/>
  <w15:commentEx w15:paraId="350743F6" w15:done="0"/>
  <w15:commentEx w15:paraId="72C71027" w15:done="0"/>
  <w15:commentEx w15:paraId="59C39590" w15:done="0"/>
  <w15:commentEx w15:paraId="3F4D96A5" w15:done="0"/>
  <w15:commentEx w15:paraId="1E990FE9" w15:done="0"/>
  <w15:commentEx w15:paraId="71041A8F" w15:done="0"/>
  <w15:commentEx w15:paraId="457BD3A3" w15:done="0"/>
  <w15:commentEx w15:paraId="3A72FF70" w15:done="0"/>
  <w15:commentEx w15:paraId="68BE42C1" w15:done="0"/>
  <w15:commentEx w15:paraId="6613C27F" w15:done="0"/>
  <w15:commentEx w15:paraId="1F1980EB" w15:done="0"/>
  <w15:commentEx w15:paraId="307377BC" w15:done="0"/>
  <w15:commentEx w15:paraId="58C54242" w15:done="0"/>
  <w15:commentEx w15:paraId="228BCB73" w15:done="0"/>
  <w15:commentEx w15:paraId="6808BCB6" w15:done="0"/>
  <w15:commentEx w15:paraId="323C8C54" w15:done="0"/>
  <w15:commentEx w15:paraId="57E02FCE" w15:done="0"/>
  <w15:commentEx w15:paraId="4E96E201" w15:done="0"/>
  <w15:commentEx w15:paraId="0D6916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A160B1" w16cid:durableId="215AB806"/>
  <w16cid:commentId w16cid:paraId="350743F6" w16cid:durableId="215AB810"/>
  <w16cid:commentId w16cid:paraId="72C71027" w16cid:durableId="215AB8CF"/>
  <w16cid:commentId w16cid:paraId="59C39590" w16cid:durableId="215AB908"/>
  <w16cid:commentId w16cid:paraId="3F4D96A5" w16cid:durableId="215ABC3C"/>
  <w16cid:commentId w16cid:paraId="1E990FE9" w16cid:durableId="215AB938"/>
  <w16cid:commentId w16cid:paraId="71041A8F" w16cid:durableId="215AB979"/>
  <w16cid:commentId w16cid:paraId="457BD3A3" w16cid:durableId="215ABC45"/>
  <w16cid:commentId w16cid:paraId="3A72FF70" w16cid:durableId="215ABCDB"/>
  <w16cid:commentId w16cid:paraId="68BE42C1" w16cid:durableId="215ABC8D"/>
  <w16cid:commentId w16cid:paraId="6613C27F" w16cid:durableId="215ABCBD"/>
  <w16cid:commentId w16cid:paraId="1F1980EB" w16cid:durableId="215ABDB0"/>
  <w16cid:commentId w16cid:paraId="307377BC" w16cid:durableId="215ABDFD"/>
  <w16cid:commentId w16cid:paraId="58C54242" w16cid:durableId="215ABE92"/>
  <w16cid:commentId w16cid:paraId="228BCB73" w16cid:durableId="215ABE35"/>
  <w16cid:commentId w16cid:paraId="6808BCB6" w16cid:durableId="215ABE49"/>
  <w16cid:commentId w16cid:paraId="323C8C54" w16cid:durableId="215ABEF5"/>
  <w16cid:commentId w16cid:paraId="57E02FCE" w16cid:durableId="215ABF18"/>
  <w16cid:commentId w16cid:paraId="4E96E201" w16cid:durableId="215ABF37"/>
  <w16cid:commentId w16cid:paraId="0D6916FC" w16cid:durableId="215ABF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rnelia Ilin">
    <w15:presenceInfo w15:providerId="AD" w15:userId="S-1-5-21-944445629-1489980678-184074267-585215"/>
  </w15:person>
  <w15:person w15:author="Guanming Shi">
    <w15:presenceInfo w15:providerId="AD" w15:userId="S::gshi@wisc.edu::058beffb-272c-4ba1-a4ff-36d1ee641e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C3"/>
    <w:rsid w:val="0002052A"/>
    <w:rsid w:val="0005757A"/>
    <w:rsid w:val="001073DE"/>
    <w:rsid w:val="00131CB4"/>
    <w:rsid w:val="00133416"/>
    <w:rsid w:val="00145EF5"/>
    <w:rsid w:val="00147457"/>
    <w:rsid w:val="001657E4"/>
    <w:rsid w:val="0019493C"/>
    <w:rsid w:val="001C41CA"/>
    <w:rsid w:val="002062B9"/>
    <w:rsid w:val="002A2E30"/>
    <w:rsid w:val="002B0E72"/>
    <w:rsid w:val="003156A3"/>
    <w:rsid w:val="00326F33"/>
    <w:rsid w:val="00362463"/>
    <w:rsid w:val="0036637D"/>
    <w:rsid w:val="003D5A07"/>
    <w:rsid w:val="00401608"/>
    <w:rsid w:val="0047203E"/>
    <w:rsid w:val="004B1481"/>
    <w:rsid w:val="00511380"/>
    <w:rsid w:val="00517776"/>
    <w:rsid w:val="005A6710"/>
    <w:rsid w:val="005F2BB4"/>
    <w:rsid w:val="00653BBF"/>
    <w:rsid w:val="00664826"/>
    <w:rsid w:val="006829DF"/>
    <w:rsid w:val="0068756E"/>
    <w:rsid w:val="00690AB6"/>
    <w:rsid w:val="006E3AB7"/>
    <w:rsid w:val="007028FE"/>
    <w:rsid w:val="00720FAD"/>
    <w:rsid w:val="00732F30"/>
    <w:rsid w:val="007866DC"/>
    <w:rsid w:val="007A237D"/>
    <w:rsid w:val="007D0E6F"/>
    <w:rsid w:val="007D79CB"/>
    <w:rsid w:val="008103DE"/>
    <w:rsid w:val="008701FF"/>
    <w:rsid w:val="008954C9"/>
    <w:rsid w:val="008E51EB"/>
    <w:rsid w:val="00932209"/>
    <w:rsid w:val="0096046C"/>
    <w:rsid w:val="00973688"/>
    <w:rsid w:val="009A6496"/>
    <w:rsid w:val="009A79A6"/>
    <w:rsid w:val="00A32FAD"/>
    <w:rsid w:val="00B0142A"/>
    <w:rsid w:val="00B10458"/>
    <w:rsid w:val="00C05542"/>
    <w:rsid w:val="00C27E55"/>
    <w:rsid w:val="00C31C71"/>
    <w:rsid w:val="00C53B07"/>
    <w:rsid w:val="00C912EA"/>
    <w:rsid w:val="00C92CDB"/>
    <w:rsid w:val="00CA26D8"/>
    <w:rsid w:val="00CB6356"/>
    <w:rsid w:val="00CD50ED"/>
    <w:rsid w:val="00CE7BF6"/>
    <w:rsid w:val="00D10329"/>
    <w:rsid w:val="00D41D67"/>
    <w:rsid w:val="00D82ACE"/>
    <w:rsid w:val="00D970E4"/>
    <w:rsid w:val="00DB675D"/>
    <w:rsid w:val="00DF192F"/>
    <w:rsid w:val="00DF2CE2"/>
    <w:rsid w:val="00E008C3"/>
    <w:rsid w:val="00E175C4"/>
    <w:rsid w:val="00E206C6"/>
    <w:rsid w:val="00E23C6B"/>
    <w:rsid w:val="00E24C84"/>
    <w:rsid w:val="00E2564D"/>
    <w:rsid w:val="00E26E79"/>
    <w:rsid w:val="00E435C8"/>
    <w:rsid w:val="00E5470A"/>
    <w:rsid w:val="00E74FC7"/>
    <w:rsid w:val="00E85643"/>
    <w:rsid w:val="00EE2083"/>
    <w:rsid w:val="00EE2DF2"/>
    <w:rsid w:val="00F0422E"/>
    <w:rsid w:val="00F10369"/>
    <w:rsid w:val="00FE2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B9996"/>
  <w15:chartTrackingRefBased/>
  <w15:docId w15:val="{B6FF051B-A1D8-A141-BA34-83CC5D580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64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E2A38"/>
    <w:rPr>
      <w:color w:val="0000FF"/>
      <w:u w:val="single"/>
    </w:rPr>
  </w:style>
  <w:style w:type="character" w:styleId="PlaceholderText">
    <w:name w:val="Placeholder Text"/>
    <w:basedOn w:val="DefaultParagraphFont"/>
    <w:uiPriority w:val="99"/>
    <w:semiHidden/>
    <w:rsid w:val="00B0142A"/>
    <w:rPr>
      <w:color w:val="808080"/>
    </w:rPr>
  </w:style>
  <w:style w:type="table" w:styleId="TableGrid">
    <w:name w:val="Table Grid"/>
    <w:basedOn w:val="TableNormal"/>
    <w:uiPriority w:val="39"/>
    <w:rsid w:val="003624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26F33"/>
    <w:rPr>
      <w:sz w:val="16"/>
      <w:szCs w:val="16"/>
    </w:rPr>
  </w:style>
  <w:style w:type="paragraph" w:styleId="CommentText">
    <w:name w:val="annotation text"/>
    <w:basedOn w:val="Normal"/>
    <w:link w:val="CommentTextChar"/>
    <w:uiPriority w:val="99"/>
    <w:semiHidden/>
    <w:unhideWhenUsed/>
    <w:rsid w:val="00326F33"/>
    <w:rPr>
      <w:sz w:val="20"/>
      <w:szCs w:val="20"/>
    </w:rPr>
  </w:style>
  <w:style w:type="character" w:customStyle="1" w:styleId="CommentTextChar">
    <w:name w:val="Comment Text Char"/>
    <w:basedOn w:val="DefaultParagraphFont"/>
    <w:link w:val="CommentText"/>
    <w:uiPriority w:val="99"/>
    <w:semiHidden/>
    <w:rsid w:val="00326F3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6F33"/>
    <w:rPr>
      <w:b/>
      <w:bCs/>
    </w:rPr>
  </w:style>
  <w:style w:type="character" w:customStyle="1" w:styleId="CommentSubjectChar">
    <w:name w:val="Comment Subject Char"/>
    <w:basedOn w:val="CommentTextChar"/>
    <w:link w:val="CommentSubject"/>
    <w:uiPriority w:val="99"/>
    <w:semiHidden/>
    <w:rsid w:val="00326F33"/>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326F3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6F33"/>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455601">
      <w:bodyDiv w:val="1"/>
      <w:marLeft w:val="0"/>
      <w:marRight w:val="0"/>
      <w:marTop w:val="0"/>
      <w:marBottom w:val="0"/>
      <w:divBdr>
        <w:top w:val="none" w:sz="0" w:space="0" w:color="auto"/>
        <w:left w:val="none" w:sz="0" w:space="0" w:color="auto"/>
        <w:bottom w:val="none" w:sz="0" w:space="0" w:color="auto"/>
        <w:right w:val="none" w:sz="0" w:space="0" w:color="auto"/>
      </w:divBdr>
    </w:div>
    <w:div w:id="332148053">
      <w:bodyDiv w:val="1"/>
      <w:marLeft w:val="0"/>
      <w:marRight w:val="0"/>
      <w:marTop w:val="0"/>
      <w:marBottom w:val="0"/>
      <w:divBdr>
        <w:top w:val="none" w:sz="0" w:space="0" w:color="auto"/>
        <w:left w:val="none" w:sz="0" w:space="0" w:color="auto"/>
        <w:bottom w:val="none" w:sz="0" w:space="0" w:color="auto"/>
        <w:right w:val="none" w:sz="0" w:space="0" w:color="auto"/>
      </w:divBdr>
    </w:div>
    <w:div w:id="373389391">
      <w:bodyDiv w:val="1"/>
      <w:marLeft w:val="0"/>
      <w:marRight w:val="0"/>
      <w:marTop w:val="0"/>
      <w:marBottom w:val="0"/>
      <w:divBdr>
        <w:top w:val="none" w:sz="0" w:space="0" w:color="auto"/>
        <w:left w:val="none" w:sz="0" w:space="0" w:color="auto"/>
        <w:bottom w:val="none" w:sz="0" w:space="0" w:color="auto"/>
        <w:right w:val="none" w:sz="0" w:space="0" w:color="auto"/>
      </w:divBdr>
    </w:div>
    <w:div w:id="454712273">
      <w:bodyDiv w:val="1"/>
      <w:marLeft w:val="0"/>
      <w:marRight w:val="0"/>
      <w:marTop w:val="0"/>
      <w:marBottom w:val="0"/>
      <w:divBdr>
        <w:top w:val="none" w:sz="0" w:space="0" w:color="auto"/>
        <w:left w:val="none" w:sz="0" w:space="0" w:color="auto"/>
        <w:bottom w:val="none" w:sz="0" w:space="0" w:color="auto"/>
        <w:right w:val="none" w:sz="0" w:space="0" w:color="auto"/>
      </w:divBdr>
    </w:div>
    <w:div w:id="473374475">
      <w:bodyDiv w:val="1"/>
      <w:marLeft w:val="0"/>
      <w:marRight w:val="0"/>
      <w:marTop w:val="0"/>
      <w:marBottom w:val="0"/>
      <w:divBdr>
        <w:top w:val="none" w:sz="0" w:space="0" w:color="auto"/>
        <w:left w:val="none" w:sz="0" w:space="0" w:color="auto"/>
        <w:bottom w:val="none" w:sz="0" w:space="0" w:color="auto"/>
        <w:right w:val="none" w:sz="0" w:space="0" w:color="auto"/>
      </w:divBdr>
    </w:div>
    <w:div w:id="491993005">
      <w:bodyDiv w:val="1"/>
      <w:marLeft w:val="0"/>
      <w:marRight w:val="0"/>
      <w:marTop w:val="0"/>
      <w:marBottom w:val="0"/>
      <w:divBdr>
        <w:top w:val="none" w:sz="0" w:space="0" w:color="auto"/>
        <w:left w:val="none" w:sz="0" w:space="0" w:color="auto"/>
        <w:bottom w:val="none" w:sz="0" w:space="0" w:color="auto"/>
        <w:right w:val="none" w:sz="0" w:space="0" w:color="auto"/>
      </w:divBdr>
    </w:div>
    <w:div w:id="681781121">
      <w:bodyDiv w:val="1"/>
      <w:marLeft w:val="0"/>
      <w:marRight w:val="0"/>
      <w:marTop w:val="0"/>
      <w:marBottom w:val="0"/>
      <w:divBdr>
        <w:top w:val="none" w:sz="0" w:space="0" w:color="auto"/>
        <w:left w:val="none" w:sz="0" w:space="0" w:color="auto"/>
        <w:bottom w:val="none" w:sz="0" w:space="0" w:color="auto"/>
        <w:right w:val="none" w:sz="0" w:space="0" w:color="auto"/>
      </w:divBdr>
    </w:div>
    <w:div w:id="1803188974">
      <w:bodyDiv w:val="1"/>
      <w:marLeft w:val="0"/>
      <w:marRight w:val="0"/>
      <w:marTop w:val="0"/>
      <w:marBottom w:val="0"/>
      <w:divBdr>
        <w:top w:val="none" w:sz="0" w:space="0" w:color="auto"/>
        <w:left w:val="none" w:sz="0" w:space="0" w:color="auto"/>
        <w:bottom w:val="none" w:sz="0" w:space="0" w:color="auto"/>
        <w:right w:val="none" w:sz="0" w:space="0" w:color="auto"/>
      </w:divBdr>
    </w:div>
    <w:div w:id="1806581279">
      <w:bodyDiv w:val="1"/>
      <w:marLeft w:val="0"/>
      <w:marRight w:val="0"/>
      <w:marTop w:val="0"/>
      <w:marBottom w:val="0"/>
      <w:divBdr>
        <w:top w:val="none" w:sz="0" w:space="0" w:color="auto"/>
        <w:left w:val="none" w:sz="0" w:space="0" w:color="auto"/>
        <w:bottom w:val="none" w:sz="0" w:space="0" w:color="auto"/>
        <w:right w:val="none" w:sz="0" w:space="0" w:color="auto"/>
      </w:divBdr>
    </w:div>
    <w:div w:id="192514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tiff"/><Relationship Id="rId5" Type="http://schemas.openxmlformats.org/officeDocument/2006/relationships/comments" Target="comments.xml"/><Relationship Id="rId15" Type="http://schemas.openxmlformats.org/officeDocument/2006/relationships/image" Target="media/image6.png"/><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edium.com/tech-vision/introduction-to-confusion-matrix-classification-modeling-54d867169906" TargetMode="External"/><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qianhuili\Desktop\AAE722\project\Copy%20of%20table(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Garamond" panose="02020404030301010803" pitchFamily="18" charset="0"/>
                <a:ea typeface="+mn-ea"/>
                <a:cs typeface="+mn-cs"/>
              </a:defRPr>
            </a:pPr>
            <a:r>
              <a:rPr lang="en-US" sz="1100" b="1" cap="none">
                <a:solidFill>
                  <a:schemeClr val="tx1"/>
                </a:solidFill>
              </a:rPr>
              <a:t>Figure</a:t>
            </a:r>
            <a:r>
              <a:rPr lang="en-US" sz="1100" b="1" cap="none" baseline="0">
                <a:solidFill>
                  <a:schemeClr val="tx1"/>
                </a:solidFill>
              </a:rPr>
              <a:t> </a:t>
            </a:r>
            <a:r>
              <a:rPr lang="en-US" sz="1100" b="1" cap="none">
                <a:solidFill>
                  <a:schemeClr val="tx1"/>
                </a:solidFill>
              </a:rPr>
              <a:t>---. Comparisons of Model Accuracy</a:t>
            </a:r>
          </a:p>
        </c:rich>
      </c:tx>
      <c:overlay val="0"/>
      <c:spPr>
        <a:noFill/>
        <a:ln>
          <a:noFill/>
        </a:ln>
        <a:effectLst/>
      </c:spPr>
      <c:txPr>
        <a:bodyPr rot="0" spcFirstLastPara="1" vertOverflow="ellipsis" vert="horz" wrap="square" anchor="ctr" anchorCtr="1"/>
        <a:lstStyle/>
        <a:p>
          <a:pPr>
            <a:defRPr sz="11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7632064741907264"/>
          <c:y val="0.15543999708369788"/>
          <c:w val="0.67923490813648291"/>
          <c:h val="0.43304644211140275"/>
        </c:manualLayout>
      </c:layout>
      <c:lineChart>
        <c:grouping val="standard"/>
        <c:varyColors val="0"/>
        <c:ser>
          <c:idx val="0"/>
          <c:order val="0"/>
          <c:tx>
            <c:strRef>
              <c:f>Sheet2!$B$4:$C$4</c:f>
              <c:strCache>
                <c:ptCount val="2"/>
                <c:pt idx="0">
                  <c:v>Accuracy</c:v>
                </c:pt>
                <c:pt idx="1">
                  <c:v>Training data</c:v>
                </c:pt>
              </c:strCache>
            </c:strRef>
          </c:tx>
          <c:spPr>
            <a:ln w="19050" cap="rnd" cmpd="sng" algn="ctr">
              <a:solidFill>
                <a:schemeClr val="accent1">
                  <a:shade val="95000"/>
                  <a:satMod val="105000"/>
                </a:schemeClr>
              </a:solidFill>
              <a:round/>
            </a:ln>
            <a:effectLst/>
          </c:spPr>
          <c:marker>
            <c:symbol val="circle"/>
            <c:size val="17"/>
            <c:spPr>
              <a:solidFill>
                <a:schemeClr val="lt1"/>
              </a:solidFill>
              <a:ln>
                <a:noFill/>
              </a:ln>
              <a:effectLst/>
            </c:spPr>
          </c:marker>
          <c:dLbls>
            <c:dLbl>
              <c:idx val="1"/>
              <c:layout>
                <c:manualLayout>
                  <c:x val="-0.10584033245844275"/>
                  <c:y val="-3.70370370370370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403-7842-AD9C-03C7D1CFAF1E}"/>
                </c:ext>
              </c:extLst>
            </c:dLbl>
            <c:spPr>
              <a:noFill/>
              <a:ln>
                <a:noFill/>
              </a:ln>
              <a:effectLst/>
            </c:spPr>
            <c:txPr>
              <a:bodyPr rot="0" spcFirstLastPara="1" vertOverflow="ellipsis" vert="horz" wrap="square" anchor="ctr" anchorCtr="1"/>
              <a:lstStyle/>
              <a:p>
                <a:pPr>
                  <a:defRPr sz="900" b="1" i="0" u="none" strike="noStrike" kern="1200" baseline="0">
                    <a:solidFill>
                      <a:schemeClr val="accent1"/>
                    </a:solidFill>
                    <a:latin typeface="Garamond" panose="02020404030301010803" pitchFamily="18"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multiLvlStrRef>
              <c:f>Sheet2!$D$2:$G$3</c:f>
              <c:multiLvlStrCache>
                <c:ptCount val="4"/>
                <c:lvl>
                  <c:pt idx="0">
                    <c:v>GLM</c:v>
                  </c:pt>
                  <c:pt idx="1">
                    <c:v>CART</c:v>
                  </c:pt>
                  <c:pt idx="2">
                    <c:v>RF</c:v>
                  </c:pt>
                  <c:pt idx="3">
                    <c:v>ANN</c:v>
                  </c:pt>
                </c:lvl>
                <c:lvl>
                  <c:pt idx="0">
                    <c:v>Model</c:v>
                  </c:pt>
                </c:lvl>
              </c:multiLvlStrCache>
            </c:multiLvlStrRef>
          </c:cat>
          <c:val>
            <c:numRef>
              <c:f>Sheet2!$D$4:$G$4</c:f>
              <c:numCache>
                <c:formatCode>0.00%</c:formatCode>
                <c:ptCount val="4"/>
                <c:pt idx="0">
                  <c:v>0.71389999999999998</c:v>
                </c:pt>
                <c:pt idx="1">
                  <c:v>0.83760000000000001</c:v>
                </c:pt>
                <c:pt idx="2">
                  <c:v>0.99980000000000002</c:v>
                </c:pt>
                <c:pt idx="3">
                  <c:v>0.84570000000000001</c:v>
                </c:pt>
              </c:numCache>
            </c:numRef>
          </c:val>
          <c:smooth val="0"/>
          <c:extLst>
            <c:ext xmlns:c16="http://schemas.microsoft.com/office/drawing/2014/chart" uri="{C3380CC4-5D6E-409C-BE32-E72D297353CC}">
              <c16:uniqueId val="{00000001-C403-7842-AD9C-03C7D1CFAF1E}"/>
            </c:ext>
          </c:extLst>
        </c:ser>
        <c:ser>
          <c:idx val="1"/>
          <c:order val="1"/>
          <c:tx>
            <c:strRef>
              <c:f>Sheet2!$B$5:$C$5</c:f>
              <c:strCache>
                <c:ptCount val="2"/>
                <c:pt idx="0">
                  <c:v>Accuracy</c:v>
                </c:pt>
                <c:pt idx="1">
                  <c:v>Test data</c:v>
                </c:pt>
              </c:strCache>
            </c:strRef>
          </c:tx>
          <c:spPr>
            <a:ln w="19050" cap="rnd" cmpd="sng" algn="ctr">
              <a:solidFill>
                <a:schemeClr val="accent2">
                  <a:shade val="95000"/>
                  <a:satMod val="105000"/>
                </a:schemeClr>
              </a:solidFill>
              <a:round/>
            </a:ln>
            <a:effectLst/>
          </c:spPr>
          <c:marker>
            <c:symbol val="circle"/>
            <c:size val="17"/>
            <c:spPr>
              <a:solidFill>
                <a:schemeClr val="lt1"/>
              </a:solidFill>
              <a:ln>
                <a:noFill/>
              </a:ln>
              <a:effectLst/>
            </c:spPr>
          </c:marker>
          <c:dLbls>
            <c:dLbl>
              <c:idx val="0"/>
              <c:layout>
                <c:manualLayout>
                  <c:x val="-7.806255468066492E-2"/>
                  <c:y val="6.481481481481481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403-7842-AD9C-03C7D1CFAF1E}"/>
                </c:ext>
              </c:extLst>
            </c:dLbl>
            <c:dLbl>
              <c:idx val="1"/>
              <c:layout>
                <c:manualLayout>
                  <c:x val="-7.8062554680664961E-2"/>
                  <c:y val="4.6296296296296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403-7842-AD9C-03C7D1CFAF1E}"/>
                </c:ext>
              </c:extLst>
            </c:dLbl>
            <c:dLbl>
              <c:idx val="3"/>
              <c:layout>
                <c:manualLayout>
                  <c:x val="-7.806255468066492E-2"/>
                  <c:y val="4.16666666666666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403-7842-AD9C-03C7D1CFAF1E}"/>
                </c:ext>
              </c:extLst>
            </c:dLbl>
            <c:spPr>
              <a:noFill/>
              <a:ln>
                <a:noFill/>
              </a:ln>
              <a:effectLst/>
            </c:spPr>
            <c:txPr>
              <a:bodyPr rot="0" spcFirstLastPara="1" vertOverflow="ellipsis" vert="horz" wrap="square" anchor="ctr" anchorCtr="1"/>
              <a:lstStyle/>
              <a:p>
                <a:pPr>
                  <a:defRPr sz="900" b="1" i="0" u="none" strike="noStrike" kern="1200" baseline="0">
                    <a:solidFill>
                      <a:schemeClr val="accent2"/>
                    </a:solidFill>
                    <a:latin typeface="Garamond" panose="02020404030301010803" pitchFamily="18"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multiLvlStrRef>
              <c:f>Sheet2!$D$2:$G$3</c:f>
              <c:multiLvlStrCache>
                <c:ptCount val="4"/>
                <c:lvl>
                  <c:pt idx="0">
                    <c:v>GLM</c:v>
                  </c:pt>
                  <c:pt idx="1">
                    <c:v>CART</c:v>
                  </c:pt>
                  <c:pt idx="2">
                    <c:v>RF</c:v>
                  </c:pt>
                  <c:pt idx="3">
                    <c:v>ANN</c:v>
                  </c:pt>
                </c:lvl>
                <c:lvl>
                  <c:pt idx="0">
                    <c:v>Model</c:v>
                  </c:pt>
                </c:lvl>
              </c:multiLvlStrCache>
            </c:multiLvlStrRef>
          </c:cat>
          <c:val>
            <c:numRef>
              <c:f>Sheet2!$D$5:$G$5</c:f>
              <c:numCache>
                <c:formatCode>0.00%</c:formatCode>
                <c:ptCount val="4"/>
                <c:pt idx="0">
                  <c:v>0.71379999999999999</c:v>
                </c:pt>
                <c:pt idx="1">
                  <c:v>0.83460000000000001</c:v>
                </c:pt>
                <c:pt idx="2">
                  <c:v>0.86409999999999998</c:v>
                </c:pt>
                <c:pt idx="3">
                  <c:v>0.84089999999999998</c:v>
                </c:pt>
              </c:numCache>
            </c:numRef>
          </c:val>
          <c:smooth val="0"/>
          <c:extLst>
            <c:ext xmlns:c16="http://schemas.microsoft.com/office/drawing/2014/chart" uri="{C3380CC4-5D6E-409C-BE32-E72D297353CC}">
              <c16:uniqueId val="{00000005-C403-7842-AD9C-03C7D1CFAF1E}"/>
            </c:ext>
          </c:extLst>
        </c:ser>
        <c:dLbls>
          <c:dLblPos val="ctr"/>
          <c:showLegendKey val="0"/>
          <c:showVal val="1"/>
          <c:showCatName val="0"/>
          <c:showSerName val="0"/>
          <c:showPercent val="0"/>
          <c:showBubbleSize val="0"/>
        </c:dLbls>
        <c:marker val="1"/>
        <c:smooth val="0"/>
        <c:axId val="1654989952"/>
        <c:axId val="1649627296"/>
      </c:lineChart>
      <c:catAx>
        <c:axId val="165498995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lumMod val="65000"/>
                    <a:lumOff val="35000"/>
                  </a:schemeClr>
                </a:solidFill>
                <a:latin typeface="Garamond" panose="02020404030301010803" pitchFamily="18" charset="0"/>
                <a:ea typeface="+mn-ea"/>
                <a:cs typeface="+mn-cs"/>
              </a:defRPr>
            </a:pPr>
            <a:endParaRPr lang="en-US"/>
          </a:p>
        </c:txPr>
        <c:crossAx val="1649627296"/>
        <c:crosses val="autoZero"/>
        <c:auto val="1"/>
        <c:lblAlgn val="ctr"/>
        <c:lblOffset val="100"/>
        <c:noMultiLvlLbl val="0"/>
      </c:catAx>
      <c:valAx>
        <c:axId val="1649627296"/>
        <c:scaling>
          <c:orientation val="minMax"/>
          <c:max val="1"/>
          <c:min val="0.5"/>
        </c:scaling>
        <c:delete val="0"/>
        <c:axPos val="l"/>
        <c:minorGridlines>
          <c:spPr>
            <a:ln>
              <a:solidFill>
                <a:schemeClr val="dk1">
                  <a:lumMod val="5000"/>
                  <a:lumOff val="95000"/>
                </a:schemeClr>
              </a:solidFill>
            </a:ln>
            <a:effectLst/>
          </c:spPr>
        </c:min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Garamond" panose="02020404030301010803" pitchFamily="18" charset="0"/>
                <a:ea typeface="+mn-ea"/>
                <a:cs typeface="+mn-cs"/>
              </a:defRPr>
            </a:pPr>
            <a:endParaRPr lang="en-US"/>
          </a:p>
        </c:txPr>
        <c:crossAx val="1654989952"/>
        <c:crosses val="autoZero"/>
        <c:crossBetween val="between"/>
      </c:valAx>
      <c:dTable>
        <c:showHorzBorder val="1"/>
        <c:showVertBorder val="1"/>
        <c:showOutline val="1"/>
        <c:showKeys val="0"/>
        <c:spPr>
          <a:noFill/>
          <a:ln w="9525">
            <a:solidFill>
              <a:schemeClr val="dk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Garamond" panose="02020404030301010803" pitchFamily="18" charset="0"/>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D7D92-217F-4862-986C-81082D5E6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10</Pages>
  <Words>1583</Words>
  <Characters>9027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QIANHUI LI</dc:creator>
  <cp:keywords/>
  <dc:description/>
  <cp:lastModifiedBy>Guanming Shi</cp:lastModifiedBy>
  <cp:revision>70</cp:revision>
  <dcterms:created xsi:type="dcterms:W3CDTF">2019-10-16T23:24:00Z</dcterms:created>
  <dcterms:modified xsi:type="dcterms:W3CDTF">2019-10-23T20:27:00Z</dcterms:modified>
</cp:coreProperties>
</file>